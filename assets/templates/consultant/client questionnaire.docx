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are your average annual sales?</w:t>
      </w:r>
      <w:sdt>
        <w:sdtPr>
          <w:id w:val="-1225407353"/>
          <w:tag w:val="goog_rdk_0"/>
        </w:sdtPr>
        <w:sdtContent>
          <w:ins w:author="Casi Luna" w:id="0" w:date="2025-08-25T17:20:05Z"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15-20</w:t>
            </w:r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large is your team? </w:t>
      </w:r>
      <w:sdt>
        <w:sdtPr>
          <w:id w:val="19086451"/>
          <w:tag w:val="goog_rdk_1"/>
        </w:sdtPr>
        <w:sdtContent>
          <w:ins w:author="Casi Luna" w:id="1" w:date="2025-08-25T17:20:29Z"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75</w:t>
            </w:r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average $ size (range) contract that you do currently? </w:t>
      </w:r>
      <w:sdt>
        <w:sdtPr>
          <w:id w:val="-1670110646"/>
          <w:tag w:val="goog_rdk_2"/>
        </w:sdtPr>
        <w:sdtContent>
          <w:ins w:author="Casi Luna" w:id="2" w:date="2025-08-25T17:20:51Z"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35 million </w:t>
            </w:r>
          </w:ins>
          <w:sdt>
            <w:sdtPr>
              <w:id w:val="-803400831"/>
              <w:tag w:val="goog_rdk_3"/>
            </w:sdtPr>
            <w:sdtContent>
              <w:ins w:author="Casi Luna" w:id="2" w:date="2025-08-25T17:20:51Z">
                <w:r w:rsidDel="00000000" w:rsidR="00000000" w:rsidRPr="00000000">
                  <w:rPr>
                    <w:rFonts w:ascii="Helvetica Neue" w:cs="Helvetica Neue" w:eastAsia="Helvetica Neue" w:hAnsi="Helvetica Neue"/>
                    <w:rtl w:val="0"/>
                    <w:rPrChange w:author="Casi Luna" w:id="3" w:date="2025-08-25T17:20:51Z">
                      <w:rPr>
                        <w:rFonts w:ascii="Helvetica Neue" w:cs="Helvetica Neue" w:eastAsia="Helvetica Neue" w:hAnsi="Helvetica Neue"/>
                        <w:b w:val="0"/>
                        <w:i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w:rPrChange>
                  </w:rPr>
                  <w:t xml:space="preserve">each year if the government cannot pay today 90 days - 74/4 million 18.5 past performance worth of work for one project </w:t>
                </w:r>
              </w:ins>
            </w:sdtContent>
          </w:sdt>
          <w:ins w:author="Casi Luna" w:id="2" w:date="2025-08-25T17:20:51Z"/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you have the necessary capital, credit, vendors needed to perform a contract?</w:t>
      </w:r>
      <w:sdt>
        <w:sdtPr>
          <w:id w:val="166163075"/>
          <w:tag w:val="goog_rdk_4"/>
        </w:sdtPr>
        <w:sdtContent>
          <w:ins w:author="Casi Luna" w:id="4" w:date="2025-08-25T17:21:06Z"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i</w:t>
            </w:r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you have experience performing the types of jobs that you want to pursue?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you have staff members that can assist with updating information, reports, estimates, proposal writing, bids?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you have all applicable certifications/credit/team members for your industry? (non federal)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not, can you obtain them as needed?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are the minimum size contracts you want to pursue in the federal arena?</w:t>
      </w:r>
      <w:sdt>
        <w:sdtPr>
          <w:id w:val="-1798466510"/>
          <w:tag w:val="goog_rdk_5"/>
        </w:sdtPr>
        <w:sdtContent>
          <w:ins w:author="Casi Luna" w:id="5" w:date="2025-08-25T17:22:12Z"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30,000 </w:t>
            </w:r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Are you willing to do a JV or Team with another firm to accomplish your goal?</w:t>
      </w:r>
      <w:sdt>
        <w:sdtPr>
          <w:id w:val="72973394"/>
          <w:tag w:val="goog_rdk_6"/>
        </w:sdtPr>
        <w:sdtContent>
          <w:ins w:author="Casi Luna" w:id="6" w:date="2025-08-25T17:22:59Z"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no grow relig</w:t>
            </w:r>
          </w:ins>
          <w:sdt>
            <w:sdtPr>
              <w:id w:val="-2041498535"/>
              <w:tag w:val="goog_rdk_7"/>
            </w:sdtPr>
            <w:sdtContent>
              <w:ins w:author="Casi Luna" w:id="6" w:date="2025-08-25T17:22:59Z">
                <w:r w:rsidDel="00000000" w:rsidR="00000000" w:rsidRPr="00000000">
                  <w:rPr>
                    <w:rFonts w:ascii="Helvetica Neue" w:cs="Helvetica Neue" w:eastAsia="Helvetica Neue" w:hAnsi="Helvetica Neue"/>
                    <w:rtl w:val="0"/>
                    <w:rPrChange w:author="Casi Luna" w:id="7" w:date="2025-08-25T17:22:59Z">
                      <w:rPr>
                        <w:rFonts w:ascii="Helvetica Neue" w:cs="Helvetica Neue" w:eastAsia="Helvetica Neue" w:hAnsi="Helvetica Neue"/>
                        <w:b w:val="0"/>
                        <w:i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w:rPrChange>
                  </w:rPr>
                  <w:t xml:space="preserve">ously , and </w:t>
                </w:r>
              </w:ins>
            </w:sdtContent>
          </w:sdt>
          <w:ins w:author="Casi Luna" w:id="6" w:date="2025-08-25T17:22:59Z"/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Are you willing to obtain a certification to accomplish our goal?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you dedicate a PT staff member to helping get this off the ground?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Has anyone on your team ever done federal paperwork before? (Compliance, Rules, Solicitations,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staff member from your Team would be accompanying me for meetings with government officials?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we could help you accomplish 1 major goal (6 months) in this market what would that be? Revenues, Sales, Type of projects?</w:t>
      </w:r>
      <w:sdt>
        <w:sdtPr>
          <w:id w:val="905937285"/>
          <w:tag w:val="goog_rdk_8"/>
        </w:sdtPr>
        <w:sdtContent>
          <w:ins w:author="Casi Luna" w:id="8" w:date="2025-08-25T17:40:46Z"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i agency </w:t>
            </w:r>
          </w:ins>
          <w:sdt>
            <w:sdtPr>
              <w:id w:val="191379237"/>
              <w:tag w:val="goog_rdk_9"/>
            </w:sdtPr>
            <w:sdtContent>
              <w:ins w:author="Casi Luna" w:id="8" w:date="2025-08-25T17:40:46Z">
                <w:r w:rsidDel="00000000" w:rsidR="00000000" w:rsidRPr="00000000">
                  <w:rPr>
                    <w:rFonts w:ascii="Helvetica Neue" w:cs="Helvetica Neue" w:eastAsia="Helvetica Neue" w:hAnsi="Helvetica Neue"/>
                    <w:rtl w:val="0"/>
                    <w:rPrChange w:author="Casi Luna" w:id="9" w:date="2025-08-25T17:40:46Z">
                      <w:rPr>
                        <w:rFonts w:ascii="Helvetica Neue" w:cs="Helvetica Neue" w:eastAsia="Helvetica Neue" w:hAnsi="Helvetica Neue"/>
                        <w:b w:val="0"/>
                        <w:i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w:rPrChange>
                  </w:rPr>
                  <w:t xml:space="preserve">next 90 days exluscusivity sole purpose. RMF 50, set aside $50,000 6 months of work cyber security</w:t>
                </w:r>
              </w:ins>
            </w:sdtContent>
          </w:sdt>
          <w:ins w:author="Casi Luna" w:id="8" w:date="2025-08-25T17:40:46Z"/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Questionnaire: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D5261D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D5261D"/>
    <w:pPr>
      <w:tabs>
        <w:tab w:val="center" w:pos="4320"/>
        <w:tab w:val="right" w:pos="864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D5261D"/>
  </w:style>
  <w:style w:type="paragraph" w:styleId="Footer">
    <w:name w:val="footer"/>
    <w:basedOn w:val="Normal"/>
    <w:link w:val="FooterChar"/>
    <w:uiPriority w:val="99"/>
    <w:unhideWhenUsed w:val="1"/>
    <w:rsid w:val="00D5261D"/>
    <w:pPr>
      <w:tabs>
        <w:tab w:val="center" w:pos="4320"/>
        <w:tab w:val="right" w:pos="864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D5261D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fSb3F+Rnm3Bs7NXmfFktzkfIMw==">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2018-10-15T23:35:00Z</dcterms:created>
  <dc:creator>Eric Coffie</dc:creator>
</cp:coreProperties>
</file>