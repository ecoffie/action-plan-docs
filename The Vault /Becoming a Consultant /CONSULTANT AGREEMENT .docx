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center"/>
        <w:rPr>
          <w:rFonts w:ascii="Times" w:cs="Times" w:eastAsia="Times" w:hAnsi="Times"/>
          <w:b w:val="0"/>
          <w:i w:val="0"/>
          <w:smallCaps w:val="0"/>
          <w:strike w:val="0"/>
          <w:color w:val="333333"/>
          <w:sz w:val="28"/>
          <w:szCs w:val="28"/>
          <w:u w:val="none"/>
          <w:shd w:fill="auto" w:val="clear"/>
          <w:vertAlign w:val="baseline"/>
        </w:rPr>
      </w:pPr>
      <w:r w:rsidDel="00000000" w:rsidR="00000000" w:rsidRPr="00000000">
        <w:rPr>
          <w:rFonts w:ascii="Times" w:cs="Times" w:eastAsia="Times" w:hAnsi="Times"/>
          <w:b w:val="1"/>
          <w:i w:val="0"/>
          <w:smallCaps w:val="0"/>
          <w:strike w:val="0"/>
          <w:color w:val="333333"/>
          <w:sz w:val="28"/>
          <w:szCs w:val="28"/>
          <w:u w:val="none"/>
          <w:shd w:fill="auto" w:val="clear"/>
          <w:vertAlign w:val="baseline"/>
          <w:rtl w:val="0"/>
        </w:rPr>
        <w:t xml:space="preserve">CONSULTANT AGREEMENT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THIS AGREEMENT, made this 2</w:t>
      </w:r>
      <w:sdt>
        <w:sdtPr>
          <w:id w:val="-720421625"/>
          <w:tag w:val="goog_rdk_0"/>
        </w:sdtPr>
        <w:sdtContent>
          <w:ins w:author="Casi Luna" w:id="0" w:date="2025-08-25T18:54:10Z"/>
          <w:sdt>
            <w:sdtPr>
              <w:id w:val="62208829"/>
              <w:tag w:val="goog_rdk_1"/>
            </w:sdtPr>
            <w:sdtContent>
              <w:ins w:author="Casi Luna" w:id="0" w:date="2025-08-25T18:54:10Z">
                <w:r w:rsidDel="00000000" w:rsidR="00000000" w:rsidRPr="00000000">
                  <w:rPr>
                    <w:rFonts w:ascii="Times" w:cs="Times" w:eastAsia="Times" w:hAnsi="Times"/>
                    <w:color w:val="333333"/>
                    <w:rtl w:val="0"/>
                    <w:rPrChange w:author="Casi Luna" w:id="1" w:date="2025-08-25T18:54:10Z">
                      <w:rPr>
                        <w:rFonts w:ascii="Times" w:cs="Times" w:eastAsia="Times" w:hAnsi="Times"/>
                        <w:b w:val="0"/>
                        <w:i w:val="0"/>
                        <w:smallCaps w:val="0"/>
                        <w:strike w:val="0"/>
                        <w:color w:val="333333"/>
                        <w:sz w:val="24"/>
                        <w:szCs w:val="24"/>
                        <w:u w:val="none"/>
                        <w:shd w:fill="auto" w:val="clear"/>
                        <w:vertAlign w:val="baseline"/>
                      </w:rPr>
                    </w:rPrChange>
                  </w:rPr>
                  <w:t xml:space="preserve">5</w:t>
                </w:r>
              </w:ins>
            </w:sdtContent>
          </w:sdt>
          <w:ins w:author="Casi Luna" w:id="0" w:date="2025-08-25T18:54:10Z"/>
        </w:sdtContent>
      </w:sdt>
      <w:sdt>
        <w:sdtPr>
          <w:id w:val="75428205"/>
          <w:tag w:val="goog_rdk_2"/>
        </w:sdtPr>
        <w:sdtContent>
          <w:del w:author="Casi Luna" w:id="0" w:date="2025-08-25T18:54:10Z">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delText xml:space="preserve">8</w:delText>
            </w:r>
          </w:del>
        </w:sdtContent>
      </w:sdt>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th day of September 2018 by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EVANKOFF LLC </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(“Consultant”), and</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JAMAICA LIMITED </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a </w:t>
      </w:r>
      <w:r w:rsidDel="00000000" w:rsidR="00000000" w:rsidRPr="00000000">
        <w:rPr>
          <w:rFonts w:ascii="Times" w:cs="Times" w:eastAsia="Times" w:hAnsi="Times"/>
          <w:b w:val="0"/>
          <w:i w:val="0"/>
          <w:smallCaps w:val="0"/>
          <w:strike w:val="0"/>
          <w:color w:val="333333"/>
          <w:sz w:val="24"/>
          <w:szCs w:val="24"/>
          <w:highlight w:val="yellow"/>
          <w:u w:val="none"/>
          <w:vertAlign w:val="baseline"/>
          <w:rtl w:val="0"/>
        </w:rPr>
        <w:t xml:space="preserve">Florida Limited Liability Corporation</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(“Company”).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center"/>
        <w:rPr>
          <w:rFonts w:ascii="Times" w:cs="Times" w:eastAsia="Times" w:hAnsi="Times"/>
          <w:b w:val="1"/>
          <w:i w:val="0"/>
          <w:smallCaps w:val="0"/>
          <w:strike w:val="0"/>
          <w:color w:val="333333"/>
          <w:sz w:val="24"/>
          <w:szCs w:val="24"/>
          <w:u w:val="none"/>
          <w:shd w:fill="auto" w:val="clear"/>
          <w:vertAlign w:val="baseline"/>
        </w:rPr>
      </w:pP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WITNESSETH</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WHEREAS, Consultant wishes to provide certain professional services and deliverables (the “Services” and the “Deliverables”) as set forth in Appendix A, which is attached hereto and made a part hereof; and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WHEREAS, Company wishes to procure the Services and Deliverables from Consultant, for good and valuable consideration, as more fully described in Appendix A attached hereto and made a part hereof.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NOW, THEREFORE, in consideration of the mutual promises and covenants hereinafter set forth, the parties hereto agree as follows: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1.        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SCOPE OF WORK</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Consultant agrees to provide the Services and supply the Deliverables described in Appendix A which is attached hereto.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1"/>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2.        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TERM/TERMINATION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This Agreement shall remain in effect until the sooner of: (a) the completion by Consultant of all services specified in all Appendices hereto; (b) </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w:t>
      </w:r>
      <w:r w:rsidDel="00000000" w:rsidR="00000000" w:rsidRPr="00000000">
        <w:rPr>
          <w:rFonts w:ascii="Times" w:cs="Times" w:eastAsia="Times" w:hAnsi="Times"/>
          <w:b w:val="0"/>
          <w:i w:val="0"/>
          <w:smallCaps w:val="0"/>
          <w:strike w:val="0"/>
          <w:color w:val="333333"/>
          <w:sz w:val="24"/>
          <w:szCs w:val="24"/>
          <w:highlight w:val="yellow"/>
          <w:u w:val="single"/>
          <w:vertAlign w:val="baseline"/>
          <w:rtl w:val="0"/>
        </w:rPr>
        <w:t xml:space="preserve">12</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month(s) from its execution; or (c) as otherwise provided in the Agreement.  Should both parties agree, this Agreement may be renewed for up to </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_</w:t>
      </w:r>
      <w:r w:rsidDel="00000000" w:rsidR="00000000" w:rsidRPr="00000000">
        <w:rPr>
          <w:rFonts w:ascii="Times" w:cs="Times" w:eastAsia="Times" w:hAnsi="Times"/>
          <w:b w:val="0"/>
          <w:i w:val="0"/>
          <w:smallCaps w:val="0"/>
          <w:strike w:val="0"/>
          <w:color w:val="333333"/>
          <w:sz w:val="24"/>
          <w:szCs w:val="24"/>
          <w:highlight w:val="yellow"/>
          <w:u w:val="single"/>
          <w:vertAlign w:val="baseline"/>
          <w:rtl w:val="0"/>
        </w:rPr>
        <w:t xml:space="preserve">5</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_   </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year (s).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This Agreement may be terminated by either party on </w:t>
      </w:r>
      <w:r w:rsidDel="00000000" w:rsidR="00000000" w:rsidRPr="00000000">
        <w:rPr>
          <w:rFonts w:ascii="Times" w:cs="Times" w:eastAsia="Times" w:hAnsi="Times"/>
          <w:b w:val="0"/>
          <w:i w:val="0"/>
          <w:smallCaps w:val="0"/>
          <w:strike w:val="0"/>
          <w:color w:val="333333"/>
          <w:sz w:val="24"/>
          <w:szCs w:val="24"/>
          <w:highlight w:val="yellow"/>
          <w:u w:val="single"/>
          <w:vertAlign w:val="baseline"/>
          <w:rtl w:val="0"/>
        </w:rPr>
        <w:t xml:space="preserve">60</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days prior written notice.  In the event of any such termination, Consultant shall be paid for all Services that it performed prior to such termination, including any authorized Services performed during the notice period.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Upon completion of Services or earlier termination of this Agreement, Consultant and/or its employees and subcontractors shall return to Company all data, materials and other work product, other than </w:t>
      </w:r>
      <w:r w:rsidDel="00000000" w:rsidR="00000000" w:rsidRPr="00000000">
        <w:rPr>
          <w:rFonts w:ascii="Times" w:cs="Times" w:eastAsia="Times" w:hAnsi="Times"/>
          <w:b w:val="0"/>
          <w:i w:val="0"/>
          <w:smallCaps w:val="0"/>
          <w:strike w:val="0"/>
          <w:color w:val="333333"/>
          <w:sz w:val="24"/>
          <w:szCs w:val="24"/>
          <w:highlight w:val="yellow"/>
          <w:u w:val="none"/>
          <w:vertAlign w:val="baseline"/>
          <w:rtl w:val="0"/>
        </w:rPr>
        <w:t xml:space="preserve">Evankoff </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materials as defined in paragraph 6, in their then current condition and return to Company all data and materials, and any copies of such data and materials in Consultant’s possession, supplied to it in connection with this Agreement.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3.        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PAYMENT FOR SERVICES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Company agrees to pay Consultant in accordance with the Fees set forth in Paragraph 9.  Consultant shall submit to the Project Manager (or other assigned company representative) an itemized monthly invoice for the Services rendered as set forth on Appendix A, and authorized expenses incurred.  Invoices shall be payable within </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w:t>
      </w:r>
      <w:r w:rsidDel="00000000" w:rsidR="00000000" w:rsidRPr="00000000">
        <w:rPr>
          <w:rFonts w:ascii="Times" w:cs="Times" w:eastAsia="Times" w:hAnsi="Times"/>
          <w:b w:val="0"/>
          <w:i w:val="0"/>
          <w:smallCaps w:val="0"/>
          <w:strike w:val="0"/>
          <w:color w:val="333333"/>
          <w:sz w:val="24"/>
          <w:szCs w:val="24"/>
          <w:highlight w:val="yellow"/>
          <w:u w:val="single"/>
          <w:vertAlign w:val="baseline"/>
          <w:rtl w:val="0"/>
        </w:rPr>
        <w:t xml:space="preserve">30</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days of receipt.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4.        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INDEPENDENT CONTRACTOR</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Consultant shall perform all Services hereunder as an independent contractor, and nothing contained herein shall be deemed to create any association, partnership, joint venture, or relationship of principal and agent or master and servant, or employer and employee between the parties hereto or any affiliates or subsidiaries thereof, or to provide either party with the right, power or authority, whether express or implied, to create any such duty or obligation on behalf of the other party.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5.        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COMPLIANCE WITH LAWS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Consultant agrees to comply with all applicable Federal, state, county and local laws, ordinances, regulations and codes in the performance of its obligations under this Agreement.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6.      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PROPRIETARY INFORMATION</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Consultant hereby agrees that all knowledge and information that it learns or gains from Company or its subsidiaries in the course of its engagement hereunder, which knowledge and/or information (whether presently existing or hereafter developed) is not publicly known and which was not known by Consultant without restriction prior to this engagement or any previous engagement or employment by Company, regardless of the form in which such information may be contained or communicated (including, but not limited to, documents, drawings, tangible items, and photographs), is the exclusive, confidential and proprietary information of Company or its subsidiaries, or in some cases, of its or their vendors or customers who have entrusted the same to Company or its subsidiaries (said knowledge and information hereinafter being referred to collectively as “Proprietary Information”) and shall be protected pursuant to the parties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Confidentiality, Non-Disclosure, Non-Circumvention Agreement </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dated </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7.      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REPRESENTATIONS AND WARRANTIES</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Consultant represents and warrants that the Services performed pursuant to this Agreement shall be performed in a professional manner by individuals well qualified to perform such work, and agrees to provide Company, on request, with information concerning the individuals’ experience which affirms these qualifications.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8.      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WORK POLICY</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(a)        Consultant agrees to observe the working hours, work rules, building security measures and holiday schedule of Company when on Company premises, which will be provided to Consultant upon request; provided, however, that adherence to such working hours and schedules shall not constitute justification for non-accomplishment of agreed upon schedules and deadlines.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(b)        Consultant further agrees to employ all reasonable efforts to meet Company’s assignment deadlines and documentation standards, as applicable. Unless otherwise agreed upon, Consultant shall meet with Company personnel to discuss and review the progress of the current assignment on a regular basis.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9.      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PROFIT SHARE</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(a)</w:t>
        <w:tab/>
        <w:t xml:space="preserve">Net Profit shall accrue for the term of this Agreement or so long as any contract executed during the term of this agreement lasts, and shall be disbursed to the each respective corporation upon fulfillment of the contract agreement as follows: </w:t>
      </w:r>
    </w:p>
    <w:tbl>
      <w:tblPr>
        <w:tblStyle w:val="Table1"/>
        <w:tblW w:w="73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3672"/>
        <w:tblGridChange w:id="0">
          <w:tblGrid>
            <w:gridCol w:w="3672"/>
            <w:gridCol w:w="3672"/>
          </w:tblGrid>
        </w:tblGridChange>
      </w:tblGrid>
      <w:tr>
        <w:trPr>
          <w:cantSplit w:val="0"/>
          <w:tblHeader w:val="0"/>
        </w:trPr>
        <w:tc>
          <w:tcPr>
            <w:shd w:fill="dbe5f1"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w:cs="Times" w:eastAsia="Times" w:hAnsi="Times"/>
                <w:b w:val="1"/>
                <w:i w:val="0"/>
                <w:smallCaps w:val="0"/>
                <w:strike w:val="0"/>
                <w:color w:val="333333"/>
                <w:sz w:val="24"/>
                <w:szCs w:val="24"/>
                <w:u w:val="none"/>
                <w:shd w:fill="auto" w:val="clear"/>
                <w:vertAlign w:val="baseline"/>
              </w:rPr>
            </w:pP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NAME OF ENTITY</w:t>
            </w:r>
          </w:p>
        </w:tc>
        <w:tc>
          <w:tcPr>
            <w:shd w:fill="dbe5f1"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w:cs="Times" w:eastAsia="Times" w:hAnsi="Times"/>
                <w:b w:val="1"/>
                <w:i w:val="0"/>
                <w:smallCaps w:val="0"/>
                <w:strike w:val="0"/>
                <w:color w:val="333333"/>
                <w:sz w:val="24"/>
                <w:szCs w:val="24"/>
                <w:u w:val="none"/>
                <w:shd w:fill="auto" w:val="clear"/>
                <w:vertAlign w:val="baseline"/>
              </w:rPr>
            </w:pP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PROPORTION</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sdt>
              <w:sdtPr>
                <w:id w:val="-748314267"/>
                <w:tag w:val="goog_rdk_4"/>
              </w:sdtPr>
              <w:sdtContent>
                <w:ins w:author="Casi Luna" w:id="2" w:date="2025-08-25T19:51:36Z"/>
                <w:sdt>
                  <w:sdtPr>
                    <w:id w:val="-1832909239"/>
                    <w:tag w:val="goog_rdk_5"/>
                  </w:sdtPr>
                  <w:sdtContent>
                    <w:ins w:author="Casi Luna" w:id="2" w:date="2025-08-25T19:51:36Z">
                      <w:r w:rsidDel="00000000" w:rsidR="00000000" w:rsidRPr="00000000">
                        <w:rPr>
                          <w:rFonts w:ascii="Times" w:cs="Times" w:eastAsia="Times" w:hAnsi="Times"/>
                          <w:color w:val="333333"/>
                          <w:rtl w:val="0"/>
                          <w:rPrChange w:author="Casi Luna" w:id="3" w:date="2025-08-25T19:51:36Z">
                            <w:rPr>
                              <w:rFonts w:ascii="Times" w:cs="Times" w:eastAsia="Times" w:hAnsi="Times"/>
                              <w:b w:val="1"/>
                              <w:i w:val="0"/>
                              <w:smallCaps w:val="0"/>
                              <w:strike w:val="0"/>
                              <w:color w:val="333333"/>
                              <w:sz w:val="24"/>
                              <w:szCs w:val="24"/>
                              <w:u w:val="none"/>
                              <w:shd w:fill="auto" w:val="clear"/>
                              <w:vertAlign w:val="baseline"/>
                            </w:rPr>
                          </w:rPrChange>
                        </w:rPr>
                        <w:t xml:space="preserve">f</w:t>
                      </w:r>
                    </w:ins>
                  </w:sdtContent>
                </w:sdt>
                <w:ins w:author="Casi Luna" w:id="2" w:date="2025-08-25T19:51:36Z"/>
              </w:sdtContent>
            </w:sdt>
            <w:sdt>
              <w:sdtPr>
                <w:id w:val="585051125"/>
                <w:tag w:val="goog_rdk_6"/>
              </w:sdtPr>
              <w:sdtContent>
                <w:del w:author="Casi Luna" w:id="2" w:date="2025-08-25T19:51:36Z"/>
                <w:sdt>
                  <w:sdtPr>
                    <w:id w:val="283549236"/>
                    <w:tag w:val="goog_rdk_7"/>
                  </w:sdtPr>
                  <w:sdtContent>
                    <w:del w:author="Casi Luna" w:id="2" w:date="2025-08-25T19:51:36Z">
                      <w:r w:rsidDel="00000000" w:rsidR="00000000" w:rsidRPr="00000000">
                        <w:rPr>
                          <w:rFonts w:ascii="Times" w:cs="Times" w:eastAsia="Times" w:hAnsi="Times"/>
                          <w:color w:val="333333"/>
                          <w:rtl w:val="0"/>
                          <w:rPrChange w:author="Casi Luna" w:id="3" w:date="2025-08-25T19:51:36Z">
                            <w:rPr>
                              <w:rFonts w:ascii="Times" w:cs="Times" w:eastAsia="Times" w:hAnsi="Times"/>
                              <w:b w:val="0"/>
                              <w:i w:val="0"/>
                              <w:smallCaps w:val="0"/>
                              <w:strike w:val="0"/>
                              <w:color w:val="333333"/>
                              <w:sz w:val="24"/>
                              <w:szCs w:val="24"/>
                              <w:u w:val="none"/>
                              <w:shd w:fill="auto" w:val="clear"/>
                              <w:vertAlign w:val="baseline"/>
                            </w:rPr>
                          </w:rPrChange>
                        </w:rPr>
                        <w:delText xml:space="preserve">Jamaica Limited</w:delText>
                      </w:r>
                    </w:del>
                  </w:sdtContent>
                </w:sdt>
                <w:del w:author="Casi Luna" w:id="2" w:date="2025-08-25T19:51:36Z"/>
              </w:sdtContent>
            </w:sdt>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75%</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Evankoff LLC </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25%</w:t>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The profit share amount will be determined upon contract execution, notice of award for services rendered.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(b) </w:t>
        <w:tab/>
        <w:t xml:space="preserve">Jamaica Limited will provide Evankoff LLC with subcontract agreement in the amount equal to profit share dollar equivalent on earned contracts prior to the commencement of work.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bookmarkStart w:colFirst="0" w:colLast="0" w:name="_heading=h.gjdgxs" w:id="0"/>
      <w:bookmarkEnd w:id="0"/>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10.      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DISTRIBUTION OF PROCEEDS</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Upon receipt of payment for the performance of work on contracted project(s), Jamaica Limited shall be reimbursed 100% of it’s Capital Contribution before profit shares are calculated and distributed. </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The Parties hereby further agree that net profits derived from the performance of work shall be calculated and distributed to parties as per Paragraph 9 after payroll, subcontractor, material costs, employee expenses and reasonable attorney fees.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11.      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GENERAL PROVISIONS</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(a)        Paragraph Headings. Paragraph headings are for convenience only and shall not be a part of the Terms and Conditions of this Agreement.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(b)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Waiver</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Failure by either party at any time to enforce any obligation by the other party, to claim a breach of any term of this Agreement or to exercise any power agreed to hereunder will not be construed as a waiver of any right, power or obligation under this Agreement, will not affect any subsequent breach, and will not prejudice either party as regards any subsequent action.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(c)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Severability</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If any term or provision of this Agreement should be declared invalid by a court of competent jurisdiction, the remaining terms and provisions of this Agreement shall remain unimpaired and in full force and effect.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(d)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Modification</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No modification, waiver or amendment of any term or conditions of this Agreement shall be effective unless and until it shall be reduced to writing and signed by both of the parties hereto or their legal representatives.  All legally required amendments will automatically become part of this Agreement </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days after notification to both parties.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(e)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Governing Law</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THIS AGREEMENT SHALL BE GOVERNED BY AND CONSTRUED AND ENFORCED IN ACCORDANCE WITH THE SUBSTANTIVE LAWS OF THE STATE OF </w:t>
      </w:r>
      <w:r w:rsidDel="00000000" w:rsidR="00000000" w:rsidRPr="00000000">
        <w:rPr>
          <w:rFonts w:ascii="Times" w:cs="Times" w:eastAsia="Times" w:hAnsi="Times"/>
          <w:b w:val="0"/>
          <w:i w:val="0"/>
          <w:smallCaps w:val="0"/>
          <w:strike w:val="0"/>
          <w:color w:val="333333"/>
          <w:sz w:val="24"/>
          <w:szCs w:val="24"/>
          <w:highlight w:val="yellow"/>
          <w:u w:val="none"/>
          <w:vertAlign w:val="baseline"/>
          <w:rtl w:val="0"/>
        </w:rPr>
        <w:t xml:space="preserve">FLORIDA</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AS IF THE AGREEMENT WERE MADE IN </w:t>
      </w:r>
      <w:r w:rsidDel="00000000" w:rsidR="00000000" w:rsidRPr="00000000">
        <w:rPr>
          <w:rFonts w:ascii="Times" w:cs="Times" w:eastAsia="Times" w:hAnsi="Times"/>
          <w:b w:val="0"/>
          <w:i w:val="0"/>
          <w:smallCaps w:val="0"/>
          <w:strike w:val="0"/>
          <w:color w:val="333333"/>
          <w:sz w:val="24"/>
          <w:szCs w:val="24"/>
          <w:highlight w:val="yellow"/>
          <w:u w:val="none"/>
          <w:vertAlign w:val="baseline"/>
          <w:rtl w:val="0"/>
        </w:rPr>
        <w:t xml:space="preserve">FLORIDA</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FOR PERFORMANCE ENTIRELY WITHIN THE STATE OF </w:t>
      </w:r>
      <w:r w:rsidDel="00000000" w:rsidR="00000000" w:rsidRPr="00000000">
        <w:rPr>
          <w:rFonts w:ascii="Times" w:cs="Times" w:eastAsia="Times" w:hAnsi="Times"/>
          <w:b w:val="0"/>
          <w:i w:val="0"/>
          <w:smallCaps w:val="0"/>
          <w:strike w:val="0"/>
          <w:color w:val="333333"/>
          <w:sz w:val="24"/>
          <w:szCs w:val="24"/>
          <w:highlight w:val="yellow"/>
          <w:u w:val="none"/>
          <w:vertAlign w:val="baseline"/>
          <w:rtl w:val="0"/>
        </w:rPr>
        <w:t xml:space="preserve">FLORIDA</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BOTH PARTIES CONSENT TO JURISDICTION AND VENUE IN THE STATE AND FEDERAL COURTS OF THE STATE OF </w:t>
      </w:r>
      <w:r w:rsidDel="00000000" w:rsidR="00000000" w:rsidRPr="00000000">
        <w:rPr>
          <w:rFonts w:ascii="Times" w:cs="Times" w:eastAsia="Times" w:hAnsi="Times"/>
          <w:b w:val="0"/>
          <w:i w:val="0"/>
          <w:smallCaps w:val="0"/>
          <w:strike w:val="0"/>
          <w:color w:val="333333"/>
          <w:sz w:val="24"/>
          <w:szCs w:val="24"/>
          <w:highlight w:val="yellow"/>
          <w:u w:val="none"/>
          <w:vertAlign w:val="baseline"/>
          <w:rtl w:val="0"/>
        </w:rPr>
        <w:t xml:space="preserve">FLORIDA</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(f)         </w:t>
      </w:r>
      <w:r w:rsidDel="00000000" w:rsidR="00000000" w:rsidRPr="00000000">
        <w:rPr>
          <w:rFonts w:ascii="Times" w:cs="Times" w:eastAsia="Times" w:hAnsi="Times"/>
          <w:b w:val="1"/>
          <w:i w:val="0"/>
          <w:smallCaps w:val="0"/>
          <w:strike w:val="0"/>
          <w:color w:val="333333"/>
          <w:sz w:val="24"/>
          <w:szCs w:val="24"/>
          <w:u w:val="none"/>
          <w:shd w:fill="auto" w:val="clear"/>
          <w:vertAlign w:val="baseline"/>
          <w:rtl w:val="0"/>
        </w:rPr>
        <w:t xml:space="preserve">Complete Agreement</w:t>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This Agreement together with Appendix A constitutes the entire agreement of the parties with respect to its subject matter and may not be modified in any way except by written agreement signed by both parties.  There are no other agreements either express of implied with regard to this subject matter.</w:t>
      </w:r>
    </w:p>
    <w:p w:rsidR="00000000" w:rsidDel="00000000" w:rsidP="00000000" w:rsidRDefault="00000000" w:rsidRPr="00000000" w14:paraId="0000002D">
      <w:pPr>
        <w:rPr>
          <w:rFonts w:ascii="Times" w:cs="Times" w:eastAsia="Times" w:hAnsi="Times"/>
          <w:color w:val="333333"/>
        </w:rPr>
      </w:pPr>
      <w:r w:rsidDel="00000000" w:rsidR="00000000" w:rsidRPr="00000000">
        <w:rPr>
          <w:rFonts w:ascii="Times" w:cs="Times" w:eastAsia="Times" w:hAnsi="Times"/>
          <w:color w:val="333333"/>
          <w:rtl w:val="0"/>
        </w:rPr>
        <w:t xml:space="preserve">IN WITNESS WHEREOF, the parties hereto, through their duly authorized officers, have executed this Agreement as of the day and year first set forth below.</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Evankoff LLC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By: </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_________  </w:t>
        <w:tab/>
        <w:tab/>
        <w:tab/>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Date: </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________</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Eric Coffie, Managing Member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Jamaica Limited LLC</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By: </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_________  </w:t>
        <w:tab/>
        <w:tab/>
        <w:tab/>
      </w: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Date: </w:t>
      </w:r>
      <w:r w:rsidDel="00000000" w:rsidR="00000000" w:rsidRPr="00000000">
        <w:rPr>
          <w:rFonts w:ascii="Times" w:cs="Times" w:eastAsia="Times" w:hAnsi="Times"/>
          <w:b w:val="0"/>
          <w:i w:val="0"/>
          <w:smallCaps w:val="0"/>
          <w:strike w:val="0"/>
          <w:color w:val="333333"/>
          <w:sz w:val="24"/>
          <w:szCs w:val="24"/>
          <w:u w:val="single"/>
          <w:shd w:fill="auto" w:val="clear"/>
          <w:vertAlign w:val="baseline"/>
          <w:rtl w:val="0"/>
        </w:rPr>
        <w:t xml:space="preserve">                        ________</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Managing Member</w:t>
      </w:r>
    </w:p>
    <w:p w:rsidR="00000000" w:rsidDel="00000000" w:rsidP="00000000" w:rsidRDefault="00000000" w:rsidRPr="00000000" w14:paraId="00000035">
      <w:pPr>
        <w:rPr>
          <w:rFonts w:ascii="Times" w:cs="Times" w:eastAsia="Times" w:hAnsi="Times"/>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center"/>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APPENDIX 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             Consultant will assist Company in the procurement of United States federal contracts, including adhering to the requirements, specifications, marketing, research and preparation of bids, proposals, negotiations used in an effort to facilitate contract.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Deliverables will consist of client research, marketing, findings and recommendations, delivered in a timely manner and in a uniform format. Consultant shall also prepare and assist in preparing technical proposals adhering to specifications for Sources Sought, RFPs and similar documents.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Expectations of Owner to do the following: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Attend all required meetings with government officials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Attend or send representative to ALL events (directly related to a specific contract) 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Agree to bid at a minimum 75% of projects that we deem critical to achieving revenue goals (ie. show proof that we can bid open market) 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Agree to provide all the information needed to facilitate bid package in a timely manner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Agree to send representative to any site visit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Agree to making recommended changes to government marketing materials (ie. SAM profile, Cap Statement, Website, etc.) 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Consultant duties: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Identify Top 10 target list based on client preferences (geographic region, project type, size, etc.) 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Market company to agencies for sole source and set aside projects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Develop relationship with agency officials for non publicized opportunities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Provide RFP submittal documents, attachments, supplemental materials on time we (consultant) can help put it together missing sections. We will review final RFP for thoroughness and completeness.  But owner must put together the final package 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Fonts w:ascii="Times" w:cs="Times" w:eastAsia="Times" w:hAnsi="Times"/>
          <w:b w:val="0"/>
          <w:i w:val="0"/>
          <w:smallCaps w:val="0"/>
          <w:strike w:val="0"/>
          <w:color w:val="333333"/>
          <w:sz w:val="24"/>
          <w:szCs w:val="24"/>
          <w:u w:val="none"/>
          <w:shd w:fill="auto" w:val="clear"/>
          <w:vertAlign w:val="baseline"/>
          <w:rtl w:val="0"/>
        </w:rPr>
        <w:t xml:space="preserve">Source RFP's - and set up interviews for needed resource and to staff project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w:cs="Times" w:eastAsia="Times" w:hAnsi="Times"/>
          <w:b w:val="0"/>
          <w:i w:val="0"/>
          <w:smallCaps w:val="0"/>
          <w:strike w:val="0"/>
          <w:color w:val="333333"/>
          <w:sz w:val="24"/>
          <w:szCs w:val="24"/>
          <w:u w:val="none"/>
          <w:shd w:fill="auto" w:val="clear"/>
          <w:vertAlign w:val="baselin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35930"/>
    <w:pPr>
      <w:spacing w:after="100" w:afterAutospacing="1" w:before="100" w:beforeAutospacing="1"/>
    </w:pPr>
    <w:rPr>
      <w:rFonts w:ascii="Times New Roman" w:cs="Times New Roman" w:hAnsi="Times New Roman"/>
      <w:sz w:val="20"/>
      <w:szCs w:val="20"/>
    </w:rPr>
  </w:style>
  <w:style w:type="character" w:styleId="Strong">
    <w:name w:val="Strong"/>
    <w:basedOn w:val="DefaultParagraphFont"/>
    <w:uiPriority w:val="22"/>
    <w:qFormat w:val="1"/>
    <w:rsid w:val="00935930"/>
    <w:rPr>
      <w:b w:val="1"/>
      <w:bCs w:val="1"/>
    </w:rPr>
  </w:style>
  <w:style w:type="table" w:styleId="TableGrid">
    <w:name w:val="Table Grid"/>
    <w:basedOn w:val="TableNormal"/>
    <w:uiPriority w:val="59"/>
    <w:rsid w:val="00FB1989"/>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EXA/lgJciQblihZggRBE/sp9JQ==">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2018-09-25T18:46:00Z</dcterms:created>
  <dc:creator>Eric Coffie</dc:creator>
</cp:coreProperties>
</file>