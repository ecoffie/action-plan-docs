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EEBC73" w14:textId="77777777" w:rsidR="00352C0A" w:rsidRDefault="00352C0A" w:rsidP="00352C0A">
      <w:pPr>
        <w:jc w:val="center"/>
        <w:rPr>
          <w:rFonts w:ascii="Times New Roman" w:eastAsia="Times New Roman" w:hAnsi="Times New Roman" w:cs="Times New Roman"/>
          <w:b/>
          <w:sz w:val="20"/>
          <w:szCs w:val="20"/>
        </w:rPr>
      </w:pPr>
      <w:r w:rsidRPr="00352C0A">
        <w:rPr>
          <w:rFonts w:ascii="Times New Roman" w:eastAsia="Times New Roman" w:hAnsi="Times New Roman" w:cs="Times New Roman"/>
          <w:b/>
          <w:sz w:val="20"/>
          <w:szCs w:val="20"/>
        </w:rPr>
        <w:t xml:space="preserve">CONFIDENTIALITY, NON-DISCLOSURE AND </w:t>
      </w:r>
    </w:p>
    <w:p w14:paraId="5BC06A02" w14:textId="77777777" w:rsidR="00352C0A" w:rsidRPr="00352C0A" w:rsidRDefault="00352C0A" w:rsidP="00352C0A">
      <w:pPr>
        <w:jc w:val="center"/>
        <w:rPr>
          <w:rFonts w:ascii="Times New Roman" w:eastAsia="Times New Roman" w:hAnsi="Times New Roman" w:cs="Times New Roman"/>
          <w:b/>
          <w:sz w:val="20"/>
          <w:szCs w:val="20"/>
        </w:rPr>
      </w:pPr>
      <w:r w:rsidRPr="00352C0A">
        <w:rPr>
          <w:rFonts w:ascii="Times New Roman" w:eastAsia="Times New Roman" w:hAnsi="Times New Roman" w:cs="Times New Roman"/>
          <w:b/>
          <w:sz w:val="20"/>
          <w:szCs w:val="20"/>
        </w:rPr>
        <w:t>NON-CIRCUMVENTION AGREEMENT</w:t>
      </w:r>
    </w:p>
    <w:p w14:paraId="7FAFAD95" w14:textId="77777777" w:rsidR="00352C0A" w:rsidRDefault="00352C0A" w:rsidP="00352C0A">
      <w:pPr>
        <w:rPr>
          <w:rFonts w:ascii="Times New Roman" w:eastAsia="Times New Roman" w:hAnsi="Times New Roman" w:cs="Times New Roman"/>
          <w:sz w:val="20"/>
          <w:szCs w:val="20"/>
        </w:rPr>
      </w:pPr>
    </w:p>
    <w:p w14:paraId="11A32BB0" w14:textId="4FAD3284"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In consideration of disclosures of confidential and/or proprietary information to be made by </w:t>
      </w:r>
      <w:r w:rsidR="00A3323A" w:rsidRPr="006E0A26">
        <w:rPr>
          <w:rFonts w:ascii="Times New Roman" w:eastAsia="Times New Roman" w:hAnsi="Times New Roman" w:cs="Times New Roman"/>
          <w:sz w:val="20"/>
          <w:szCs w:val="20"/>
        </w:rPr>
        <w:t>Casting Mountain Solutions</w:t>
      </w:r>
      <w:r w:rsidR="008B6C6C" w:rsidRPr="006E0A26">
        <w:rPr>
          <w:rFonts w:ascii="Times New Roman" w:eastAsia="Times New Roman" w:hAnsi="Times New Roman" w:cs="Times New Roman"/>
          <w:sz w:val="20"/>
          <w:szCs w:val="20"/>
        </w:rPr>
        <w:t>,</w:t>
      </w:r>
      <w:r w:rsidR="00C5317E" w:rsidRPr="006E0A26">
        <w:rPr>
          <w:rFonts w:ascii="Times New Roman" w:eastAsia="Times New Roman" w:hAnsi="Times New Roman" w:cs="Times New Roman"/>
          <w:sz w:val="20"/>
          <w:szCs w:val="20"/>
        </w:rPr>
        <w:t xml:space="preserve"> </w:t>
      </w:r>
      <w:r w:rsidRPr="006E0A26">
        <w:rPr>
          <w:rFonts w:ascii="Times New Roman" w:eastAsia="Times New Roman" w:hAnsi="Times New Roman" w:cs="Times New Roman"/>
          <w:sz w:val="20"/>
          <w:szCs w:val="20"/>
        </w:rPr>
        <w:t>LLC</w:t>
      </w:r>
      <w:r w:rsidR="00E14D71">
        <w:rPr>
          <w:rFonts w:ascii="Times New Roman" w:eastAsia="Times New Roman" w:hAnsi="Times New Roman" w:cs="Times New Roman"/>
          <w:sz w:val="20"/>
          <w:szCs w:val="20"/>
        </w:rPr>
        <w:t xml:space="preserve"> </w:t>
      </w:r>
      <w:r w:rsidR="00E14D71" w:rsidRPr="00352C0A">
        <w:rPr>
          <w:rFonts w:ascii="Times New Roman" w:eastAsia="Times New Roman" w:hAnsi="Times New Roman" w:cs="Times New Roman"/>
          <w:sz w:val="20"/>
          <w:szCs w:val="20"/>
        </w:rPr>
        <w:t>(“</w:t>
      </w:r>
      <w:del w:id="0" w:author="Randie Ward" w:date="2020-03-05T19:37:00Z">
        <w:r w:rsidR="00E14D71" w:rsidRPr="00352C0A" w:rsidDel="00CE4907">
          <w:rPr>
            <w:rFonts w:ascii="Times New Roman" w:eastAsia="Times New Roman" w:hAnsi="Times New Roman" w:cs="Times New Roman"/>
            <w:sz w:val="20"/>
            <w:szCs w:val="20"/>
          </w:rPr>
          <w:delText>Co</w:delText>
        </w:r>
        <w:r w:rsidR="00E14D71" w:rsidDel="00CE4907">
          <w:rPr>
            <w:rFonts w:ascii="Times New Roman" w:eastAsia="Times New Roman" w:hAnsi="Times New Roman" w:cs="Times New Roman"/>
            <w:sz w:val="20"/>
            <w:szCs w:val="20"/>
          </w:rPr>
          <w:delText>nsultant</w:delText>
        </w:r>
      </w:del>
      <w:ins w:id="1" w:author="Randie Ward" w:date="2020-03-05T19:37:00Z">
        <w:r w:rsidR="00CE4907">
          <w:rPr>
            <w:rFonts w:ascii="Times New Roman" w:eastAsia="Times New Roman" w:hAnsi="Times New Roman" w:cs="Times New Roman"/>
            <w:sz w:val="20"/>
            <w:szCs w:val="20"/>
          </w:rPr>
          <w:t>Company</w:t>
        </w:r>
      </w:ins>
      <w:r w:rsidR="00E14D71" w:rsidRPr="00352C0A">
        <w:rPr>
          <w:rFonts w:ascii="Times New Roman" w:eastAsia="Times New Roman" w:hAnsi="Times New Roman" w:cs="Times New Roman"/>
          <w:sz w:val="20"/>
          <w:szCs w:val="20"/>
        </w:rPr>
        <w:t>”)</w:t>
      </w:r>
      <w:r w:rsidRPr="00352C0A">
        <w:rPr>
          <w:rFonts w:ascii="Times New Roman" w:eastAsia="Times New Roman" w:hAnsi="Times New Roman" w:cs="Times New Roman"/>
          <w:sz w:val="20"/>
          <w:szCs w:val="20"/>
        </w:rPr>
        <w:t xml:space="preserve"> and </w:t>
      </w:r>
      <w:r w:rsidR="00F4776C">
        <w:rPr>
          <w:rFonts w:ascii="Times New Roman" w:eastAsia="Times New Roman" w:hAnsi="Times New Roman" w:cs="Times New Roman"/>
          <w:sz w:val="20"/>
          <w:szCs w:val="20"/>
        </w:rPr>
        <w:t>______________</w:t>
      </w:r>
      <w:r w:rsidRPr="00352C0A">
        <w:rPr>
          <w:rFonts w:ascii="Times New Roman" w:eastAsia="Times New Roman" w:hAnsi="Times New Roman" w:cs="Times New Roman"/>
          <w:sz w:val="20"/>
          <w:szCs w:val="20"/>
        </w:rPr>
        <w:t xml:space="preserve"> (“</w:t>
      </w:r>
      <w:del w:id="2" w:author="Randie Ward" w:date="2020-03-05T19:37:00Z">
        <w:r w:rsidR="00770D53" w:rsidDel="00946C75">
          <w:rPr>
            <w:rFonts w:ascii="Times New Roman" w:eastAsia="Times New Roman" w:hAnsi="Times New Roman" w:cs="Times New Roman"/>
            <w:sz w:val="20"/>
            <w:szCs w:val="20"/>
          </w:rPr>
          <w:delText>Client</w:delText>
        </w:r>
      </w:del>
      <w:ins w:id="3" w:author="Randie Ward" w:date="2020-03-05T19:37:00Z">
        <w:r w:rsidR="00946C75">
          <w:rPr>
            <w:rFonts w:ascii="Times New Roman" w:eastAsia="Times New Roman" w:hAnsi="Times New Roman" w:cs="Times New Roman"/>
            <w:sz w:val="20"/>
            <w:szCs w:val="20"/>
          </w:rPr>
          <w:t>Rec</w:t>
        </w:r>
        <w:r w:rsidR="00533472">
          <w:rPr>
            <w:rFonts w:ascii="Times New Roman" w:eastAsia="Times New Roman" w:hAnsi="Times New Roman" w:cs="Times New Roman"/>
            <w:sz w:val="20"/>
            <w:szCs w:val="20"/>
          </w:rPr>
          <w:t>ipent</w:t>
        </w:r>
      </w:ins>
      <w:r w:rsidRPr="00352C0A">
        <w:rPr>
          <w:rFonts w:ascii="Times New Roman" w:eastAsia="Times New Roman" w:hAnsi="Times New Roman" w:cs="Times New Roman"/>
          <w:sz w:val="20"/>
          <w:szCs w:val="20"/>
        </w:rPr>
        <w:t xml:space="preserve">”), in connection with </w:t>
      </w:r>
      <w:del w:id="4" w:author="Randie Ward" w:date="2020-03-05T19:38:00Z">
        <w:r w:rsidR="00770D53" w:rsidDel="00CF21C6">
          <w:rPr>
            <w:rFonts w:ascii="Times New Roman" w:eastAsia="Times New Roman" w:hAnsi="Times New Roman" w:cs="Times New Roman"/>
            <w:sz w:val="20"/>
            <w:szCs w:val="20"/>
          </w:rPr>
          <w:delText>Clien</w:delText>
        </w:r>
        <w:r w:rsidRPr="00352C0A" w:rsidDel="00CF21C6">
          <w:rPr>
            <w:rFonts w:ascii="Times New Roman" w:eastAsia="Times New Roman" w:hAnsi="Times New Roman" w:cs="Times New Roman"/>
            <w:sz w:val="20"/>
            <w:szCs w:val="20"/>
          </w:rPr>
          <w:delText xml:space="preserve">t’s </w:delText>
        </w:r>
      </w:del>
      <w:ins w:id="5" w:author="Randie Ward" w:date="2020-03-05T19:38:00Z">
        <w:r w:rsidR="00CF21C6">
          <w:rPr>
            <w:rFonts w:ascii="Times New Roman" w:eastAsia="Times New Roman" w:hAnsi="Times New Roman" w:cs="Times New Roman"/>
            <w:sz w:val="20"/>
            <w:szCs w:val="20"/>
          </w:rPr>
          <w:t>Rec</w:t>
        </w:r>
        <w:r w:rsidR="00F773A1">
          <w:rPr>
            <w:rFonts w:ascii="Times New Roman" w:eastAsia="Times New Roman" w:hAnsi="Times New Roman" w:cs="Times New Roman"/>
            <w:sz w:val="20"/>
            <w:szCs w:val="20"/>
          </w:rPr>
          <w:t>ipient</w:t>
        </w:r>
        <w:bookmarkStart w:id="6" w:name="_GoBack"/>
        <w:bookmarkEnd w:id="6"/>
        <w:r w:rsidR="00CF21C6" w:rsidRPr="00352C0A">
          <w:rPr>
            <w:rFonts w:ascii="Times New Roman" w:eastAsia="Times New Roman" w:hAnsi="Times New Roman" w:cs="Times New Roman"/>
            <w:sz w:val="20"/>
            <w:szCs w:val="20"/>
          </w:rPr>
          <w:t xml:space="preserve">’s </w:t>
        </w:r>
      </w:ins>
      <w:r w:rsidRPr="00352C0A">
        <w:rPr>
          <w:rFonts w:ascii="Times New Roman" w:eastAsia="Times New Roman" w:hAnsi="Times New Roman" w:cs="Times New Roman"/>
          <w:sz w:val="20"/>
          <w:szCs w:val="20"/>
        </w:rPr>
        <w:t xml:space="preserve">consideration of </w:t>
      </w:r>
      <w:r w:rsidR="00C5317E">
        <w:rPr>
          <w:rFonts w:ascii="Times New Roman" w:eastAsia="Times New Roman" w:hAnsi="Times New Roman" w:cs="Times New Roman"/>
          <w:sz w:val="20"/>
          <w:szCs w:val="20"/>
        </w:rPr>
        <w:t>bidding, neg</w:t>
      </w:r>
      <w:r w:rsidR="008A4726">
        <w:rPr>
          <w:rFonts w:ascii="Times New Roman" w:eastAsia="Times New Roman" w:hAnsi="Times New Roman" w:cs="Times New Roman"/>
          <w:sz w:val="20"/>
          <w:szCs w:val="20"/>
        </w:rPr>
        <w:t xml:space="preserve">otiating and securing a federal or </w:t>
      </w:r>
      <w:r w:rsidR="00C5317E">
        <w:rPr>
          <w:rFonts w:ascii="Times New Roman" w:eastAsia="Times New Roman" w:hAnsi="Times New Roman" w:cs="Times New Roman"/>
          <w:sz w:val="20"/>
          <w:szCs w:val="20"/>
        </w:rPr>
        <w:t xml:space="preserve">related contracts </w:t>
      </w:r>
      <w:r w:rsidRPr="00352C0A">
        <w:rPr>
          <w:rFonts w:ascii="Times New Roman" w:eastAsia="Times New Roman" w:hAnsi="Times New Roman" w:cs="Times New Roman"/>
          <w:sz w:val="20"/>
          <w:szCs w:val="20"/>
        </w:rPr>
        <w:t>(the “Business Opportunit</w:t>
      </w:r>
      <w:r w:rsidR="00A47066">
        <w:rPr>
          <w:rFonts w:ascii="Times New Roman" w:eastAsia="Times New Roman" w:hAnsi="Times New Roman" w:cs="Times New Roman"/>
          <w:sz w:val="20"/>
          <w:szCs w:val="20"/>
        </w:rPr>
        <w:t>ies</w:t>
      </w:r>
      <w:r w:rsidRPr="00352C0A">
        <w:rPr>
          <w:rFonts w:ascii="Times New Roman" w:eastAsia="Times New Roman" w:hAnsi="Times New Roman" w:cs="Times New Roman"/>
          <w:sz w:val="20"/>
          <w:szCs w:val="20"/>
        </w:rPr>
        <w:t xml:space="preserve">”), </w:t>
      </w:r>
      <w:ins w:id="7" w:author="Shane McCall" w:date="2020-02-25T14:44:00Z">
        <w:r w:rsidR="001B0AE6">
          <w:rPr>
            <w:rFonts w:ascii="Times New Roman" w:eastAsia="Times New Roman" w:hAnsi="Times New Roman" w:cs="Times New Roman"/>
            <w:sz w:val="20"/>
            <w:szCs w:val="20"/>
          </w:rPr>
          <w:t xml:space="preserve">and </w:t>
        </w:r>
      </w:ins>
      <w:ins w:id="8" w:author="Randie Ward" w:date="2020-02-25T10:47:00Z">
        <w:r w:rsidR="00793CC7">
          <w:rPr>
            <w:rFonts w:ascii="Times New Roman" w:eastAsia="Times New Roman" w:hAnsi="Times New Roman" w:cs="Times New Roman"/>
            <w:sz w:val="20"/>
            <w:szCs w:val="20"/>
          </w:rPr>
          <w:t>other good and valuable consideration</w:t>
        </w:r>
      </w:ins>
      <w:ins w:id="9" w:author="Randie Ward" w:date="2020-02-25T10:48:00Z">
        <w:r w:rsidR="00793CC7">
          <w:rPr>
            <w:rFonts w:ascii="Times New Roman" w:eastAsia="Times New Roman" w:hAnsi="Times New Roman" w:cs="Times New Roman"/>
            <w:sz w:val="20"/>
            <w:szCs w:val="20"/>
          </w:rPr>
          <w:t xml:space="preserve">, </w:t>
        </w:r>
      </w:ins>
      <w:r w:rsidRPr="00352C0A">
        <w:rPr>
          <w:rFonts w:ascii="Times New Roman" w:eastAsia="Times New Roman" w:hAnsi="Times New Roman" w:cs="Times New Roman"/>
          <w:sz w:val="20"/>
          <w:szCs w:val="20"/>
        </w:rPr>
        <w:t xml:space="preserve">the parties hereby agree to all of the following terms and conditions: </w:t>
      </w:r>
    </w:p>
    <w:p w14:paraId="3BCFAA79" w14:textId="77777777" w:rsidR="00352C0A" w:rsidRDefault="00352C0A" w:rsidP="00352C0A">
      <w:pPr>
        <w:ind w:firstLine="720"/>
        <w:rPr>
          <w:rFonts w:ascii="Times New Roman" w:eastAsia="Times New Roman" w:hAnsi="Times New Roman" w:cs="Times New Roman"/>
          <w:sz w:val="20"/>
          <w:szCs w:val="20"/>
        </w:rPr>
      </w:pPr>
    </w:p>
    <w:p w14:paraId="28CBABE4"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1. DEFINITIONS </w:t>
      </w:r>
    </w:p>
    <w:p w14:paraId="288E0BB1" w14:textId="77777777" w:rsidR="00352C0A" w:rsidRDefault="00352C0A" w:rsidP="00352C0A">
      <w:pPr>
        <w:ind w:firstLine="720"/>
        <w:rPr>
          <w:rFonts w:ascii="Times New Roman" w:eastAsia="Times New Roman" w:hAnsi="Times New Roman" w:cs="Times New Roman"/>
          <w:sz w:val="20"/>
          <w:szCs w:val="20"/>
        </w:rPr>
      </w:pPr>
    </w:p>
    <w:p w14:paraId="6C63522D" w14:textId="6D129518" w:rsidR="00352C0A" w:rsidRDefault="00352C0A" w:rsidP="00352C0A">
      <w:pPr>
        <w:ind w:left="720"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(a) </w:t>
      </w:r>
      <w:r w:rsidRPr="00352C0A">
        <w:rPr>
          <w:rFonts w:ascii="Times New Roman" w:eastAsia="Times New Roman" w:hAnsi="Times New Roman" w:cs="Times New Roman"/>
          <w:i/>
          <w:sz w:val="20"/>
          <w:szCs w:val="20"/>
        </w:rPr>
        <w:t xml:space="preserve">“Agreement” </w:t>
      </w:r>
      <w:r w:rsidRPr="00352C0A">
        <w:rPr>
          <w:rFonts w:ascii="Times New Roman" w:eastAsia="Times New Roman" w:hAnsi="Times New Roman" w:cs="Times New Roman"/>
          <w:sz w:val="20"/>
          <w:szCs w:val="20"/>
        </w:rPr>
        <w:t xml:space="preserve">means this Confidentiality, Non-Disclosure and Non-Circumvention Agreement by and between </w:t>
      </w:r>
      <w:r w:rsidR="004912C8">
        <w:rPr>
          <w:rFonts w:ascii="Times New Roman" w:eastAsia="Times New Roman" w:hAnsi="Times New Roman" w:cs="Times New Roman"/>
          <w:sz w:val="20"/>
          <w:szCs w:val="20"/>
        </w:rPr>
        <w:t>Consultant</w:t>
      </w:r>
      <w:r w:rsidRPr="00352C0A">
        <w:rPr>
          <w:rFonts w:ascii="Times New Roman" w:eastAsia="Times New Roman" w:hAnsi="Times New Roman" w:cs="Times New Roman"/>
          <w:sz w:val="20"/>
          <w:szCs w:val="20"/>
        </w:rPr>
        <w:t xml:space="preserve"> and </w:t>
      </w:r>
      <w:r w:rsidR="00C64BD6">
        <w:rPr>
          <w:rFonts w:ascii="Times New Roman" w:eastAsia="Times New Roman" w:hAnsi="Times New Roman" w:cs="Times New Roman"/>
          <w:sz w:val="20"/>
          <w:szCs w:val="20"/>
        </w:rPr>
        <w:t>Clien</w:t>
      </w:r>
      <w:r w:rsidRPr="00352C0A">
        <w:rPr>
          <w:rFonts w:ascii="Times New Roman" w:eastAsia="Times New Roman" w:hAnsi="Times New Roman" w:cs="Times New Roman"/>
          <w:sz w:val="20"/>
          <w:szCs w:val="20"/>
        </w:rPr>
        <w:t xml:space="preserve">t. </w:t>
      </w:r>
    </w:p>
    <w:p w14:paraId="39547020" w14:textId="77777777" w:rsidR="00352C0A" w:rsidRDefault="00352C0A" w:rsidP="00352C0A">
      <w:pPr>
        <w:ind w:firstLine="720"/>
        <w:rPr>
          <w:rFonts w:ascii="Times New Roman" w:eastAsia="Times New Roman" w:hAnsi="Times New Roman" w:cs="Times New Roman"/>
          <w:sz w:val="20"/>
          <w:szCs w:val="20"/>
        </w:rPr>
      </w:pPr>
    </w:p>
    <w:p w14:paraId="775E4520" w14:textId="2B3219B6" w:rsidR="00352C0A" w:rsidRDefault="00352C0A" w:rsidP="00352C0A">
      <w:pPr>
        <w:ind w:left="720"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(b) </w:t>
      </w:r>
      <w:r w:rsidRPr="00352C0A">
        <w:rPr>
          <w:rFonts w:ascii="Times New Roman" w:eastAsia="Times New Roman" w:hAnsi="Times New Roman" w:cs="Times New Roman"/>
          <w:i/>
          <w:sz w:val="20"/>
          <w:szCs w:val="20"/>
        </w:rPr>
        <w:t>“Confidential Information”</w:t>
      </w:r>
      <w:r w:rsidRPr="00352C0A">
        <w:rPr>
          <w:rFonts w:ascii="Times New Roman" w:eastAsia="Times New Roman" w:hAnsi="Times New Roman" w:cs="Times New Roman"/>
          <w:sz w:val="20"/>
          <w:szCs w:val="20"/>
        </w:rPr>
        <w:t xml:space="preserve"> means all technical, marketing, financial and other business information and material that is confidential and/or proprietary to Discloser, whether or not marked as “confidential” or “proprietary,” that is disclosed to or obtained by the </w:t>
      </w:r>
      <w:r w:rsidR="00C64BD6">
        <w:rPr>
          <w:rFonts w:ascii="Times New Roman" w:eastAsia="Times New Roman" w:hAnsi="Times New Roman" w:cs="Times New Roman"/>
          <w:sz w:val="20"/>
          <w:szCs w:val="20"/>
        </w:rPr>
        <w:t>Clien</w:t>
      </w:r>
      <w:r w:rsidRPr="00352C0A">
        <w:rPr>
          <w:rFonts w:ascii="Times New Roman" w:eastAsia="Times New Roman" w:hAnsi="Times New Roman" w:cs="Times New Roman"/>
          <w:sz w:val="20"/>
          <w:szCs w:val="20"/>
        </w:rPr>
        <w:t xml:space="preserve">t, whether in oral, written, electronic or other form, and all reports, notes, analyses, compilations, studies or other documents whether prepared by </w:t>
      </w:r>
      <w:r w:rsidR="00ED2104">
        <w:rPr>
          <w:rFonts w:ascii="Times New Roman" w:eastAsia="Times New Roman" w:hAnsi="Times New Roman" w:cs="Times New Roman"/>
          <w:sz w:val="20"/>
          <w:szCs w:val="20"/>
        </w:rPr>
        <w:t>Clien</w:t>
      </w:r>
      <w:r w:rsidRPr="00352C0A">
        <w:rPr>
          <w:rFonts w:ascii="Times New Roman" w:eastAsia="Times New Roman" w:hAnsi="Times New Roman" w:cs="Times New Roman"/>
          <w:sz w:val="20"/>
          <w:szCs w:val="20"/>
        </w:rPr>
        <w:t xml:space="preserve">t, which contain or otherwise reflect or are prepared based on any such information. Confidential Information does not include any information which: (a) the </w:t>
      </w:r>
      <w:r w:rsidR="00ED2104">
        <w:rPr>
          <w:rFonts w:ascii="Times New Roman" w:eastAsia="Times New Roman" w:hAnsi="Times New Roman" w:cs="Times New Roman"/>
          <w:sz w:val="20"/>
          <w:szCs w:val="20"/>
        </w:rPr>
        <w:t>Clien</w:t>
      </w:r>
      <w:r w:rsidRPr="00352C0A">
        <w:rPr>
          <w:rFonts w:ascii="Times New Roman" w:eastAsia="Times New Roman" w:hAnsi="Times New Roman" w:cs="Times New Roman"/>
          <w:sz w:val="20"/>
          <w:szCs w:val="20"/>
        </w:rPr>
        <w:t xml:space="preserve">t can demonstrate was in the lawful and unrestricted possession of the </w:t>
      </w:r>
      <w:r w:rsidR="00ED2104">
        <w:rPr>
          <w:rFonts w:ascii="Times New Roman" w:eastAsia="Times New Roman" w:hAnsi="Times New Roman" w:cs="Times New Roman"/>
          <w:sz w:val="20"/>
          <w:szCs w:val="20"/>
        </w:rPr>
        <w:t>Clien</w:t>
      </w:r>
      <w:r w:rsidRPr="00352C0A">
        <w:rPr>
          <w:rFonts w:ascii="Times New Roman" w:eastAsia="Times New Roman" w:hAnsi="Times New Roman" w:cs="Times New Roman"/>
          <w:sz w:val="20"/>
          <w:szCs w:val="20"/>
        </w:rPr>
        <w:t xml:space="preserve">t prior to its disclosure by the Discloser; (b) is or becomes generally available to the public by acts other than those of the </w:t>
      </w:r>
      <w:r w:rsidR="00ED2104">
        <w:rPr>
          <w:rFonts w:ascii="Times New Roman" w:eastAsia="Times New Roman" w:hAnsi="Times New Roman" w:cs="Times New Roman"/>
          <w:sz w:val="20"/>
          <w:szCs w:val="20"/>
        </w:rPr>
        <w:t>Clien</w:t>
      </w:r>
      <w:r w:rsidR="00ED2104" w:rsidRPr="00352C0A">
        <w:rPr>
          <w:rFonts w:ascii="Times New Roman" w:eastAsia="Times New Roman" w:hAnsi="Times New Roman" w:cs="Times New Roman"/>
          <w:sz w:val="20"/>
          <w:szCs w:val="20"/>
        </w:rPr>
        <w:t>t</w:t>
      </w:r>
      <w:r w:rsidRPr="00352C0A">
        <w:rPr>
          <w:rFonts w:ascii="Times New Roman" w:eastAsia="Times New Roman" w:hAnsi="Times New Roman" w:cs="Times New Roman"/>
          <w:sz w:val="20"/>
          <w:szCs w:val="20"/>
        </w:rPr>
        <w:t xml:space="preserve"> after receiving it; (c) is or has been received lawfully and in good faith by the </w:t>
      </w:r>
      <w:r w:rsidR="00ED2104">
        <w:rPr>
          <w:rFonts w:ascii="Times New Roman" w:eastAsia="Times New Roman" w:hAnsi="Times New Roman" w:cs="Times New Roman"/>
          <w:sz w:val="20"/>
          <w:szCs w:val="20"/>
        </w:rPr>
        <w:t>Clien</w:t>
      </w:r>
      <w:r w:rsidR="00ED2104" w:rsidRPr="00352C0A">
        <w:rPr>
          <w:rFonts w:ascii="Times New Roman" w:eastAsia="Times New Roman" w:hAnsi="Times New Roman" w:cs="Times New Roman"/>
          <w:sz w:val="20"/>
          <w:szCs w:val="20"/>
        </w:rPr>
        <w:t>t</w:t>
      </w:r>
      <w:r w:rsidRPr="00352C0A">
        <w:rPr>
          <w:rFonts w:ascii="Times New Roman" w:eastAsia="Times New Roman" w:hAnsi="Times New Roman" w:cs="Times New Roman"/>
          <w:sz w:val="20"/>
          <w:szCs w:val="20"/>
        </w:rPr>
        <w:t xml:space="preserve"> from a third party (other than a third party in a Protected Relationship with Discloser) who is not known by the </w:t>
      </w:r>
      <w:r w:rsidR="00ED2104">
        <w:rPr>
          <w:rFonts w:ascii="Times New Roman" w:eastAsia="Times New Roman" w:hAnsi="Times New Roman" w:cs="Times New Roman"/>
          <w:sz w:val="20"/>
          <w:szCs w:val="20"/>
        </w:rPr>
        <w:t>Clien</w:t>
      </w:r>
      <w:r w:rsidR="00ED2104" w:rsidRPr="00352C0A">
        <w:rPr>
          <w:rFonts w:ascii="Times New Roman" w:eastAsia="Times New Roman" w:hAnsi="Times New Roman" w:cs="Times New Roman"/>
          <w:sz w:val="20"/>
          <w:szCs w:val="20"/>
        </w:rPr>
        <w:t>t</w:t>
      </w:r>
      <w:r w:rsidRPr="00352C0A">
        <w:rPr>
          <w:rFonts w:ascii="Times New Roman" w:eastAsia="Times New Roman" w:hAnsi="Times New Roman" w:cs="Times New Roman"/>
          <w:sz w:val="20"/>
          <w:szCs w:val="20"/>
        </w:rPr>
        <w:t xml:space="preserve">, after inquiry, to be bound by any obligations of confidentiality relating to such information; or (d) has been independently developed by </w:t>
      </w:r>
      <w:r w:rsidR="00524C02">
        <w:rPr>
          <w:rFonts w:ascii="Times New Roman" w:eastAsia="Times New Roman" w:hAnsi="Times New Roman" w:cs="Times New Roman"/>
          <w:sz w:val="20"/>
          <w:szCs w:val="20"/>
        </w:rPr>
        <w:t>Clien</w:t>
      </w:r>
      <w:r w:rsidR="00524C02" w:rsidRPr="00352C0A">
        <w:rPr>
          <w:rFonts w:ascii="Times New Roman" w:eastAsia="Times New Roman" w:hAnsi="Times New Roman" w:cs="Times New Roman"/>
          <w:sz w:val="20"/>
          <w:szCs w:val="20"/>
        </w:rPr>
        <w:t>t</w:t>
      </w:r>
      <w:r w:rsidRPr="00352C0A">
        <w:rPr>
          <w:rFonts w:ascii="Times New Roman" w:eastAsia="Times New Roman" w:hAnsi="Times New Roman" w:cs="Times New Roman"/>
          <w:sz w:val="20"/>
          <w:szCs w:val="20"/>
        </w:rPr>
        <w:t xml:space="preserve"> or any other third party (other than a third party in a Protected Relationship with Discloser) without any use of, reliance on, or reference to any Confidential Information, and the </w:t>
      </w:r>
      <w:r w:rsidR="00524C02">
        <w:rPr>
          <w:rFonts w:ascii="Times New Roman" w:eastAsia="Times New Roman" w:hAnsi="Times New Roman" w:cs="Times New Roman"/>
          <w:sz w:val="20"/>
          <w:szCs w:val="20"/>
        </w:rPr>
        <w:t>Clien</w:t>
      </w:r>
      <w:r w:rsidR="00524C02" w:rsidRPr="00352C0A">
        <w:rPr>
          <w:rFonts w:ascii="Times New Roman" w:eastAsia="Times New Roman" w:hAnsi="Times New Roman" w:cs="Times New Roman"/>
          <w:sz w:val="20"/>
          <w:szCs w:val="20"/>
        </w:rPr>
        <w:t>t</w:t>
      </w:r>
      <w:r w:rsidRPr="00352C0A">
        <w:rPr>
          <w:rFonts w:ascii="Times New Roman" w:eastAsia="Times New Roman" w:hAnsi="Times New Roman" w:cs="Times New Roman"/>
          <w:sz w:val="20"/>
          <w:szCs w:val="20"/>
        </w:rPr>
        <w:t xml:space="preserve"> can present proof thereof. </w:t>
      </w:r>
    </w:p>
    <w:p w14:paraId="768EE418" w14:textId="77777777" w:rsidR="00352C0A" w:rsidRDefault="00352C0A" w:rsidP="00352C0A">
      <w:pPr>
        <w:ind w:firstLine="720"/>
        <w:rPr>
          <w:rFonts w:ascii="Times New Roman" w:eastAsia="Times New Roman" w:hAnsi="Times New Roman" w:cs="Times New Roman"/>
          <w:sz w:val="20"/>
          <w:szCs w:val="20"/>
        </w:rPr>
      </w:pPr>
    </w:p>
    <w:p w14:paraId="62D15624" w14:textId="2D2B6968" w:rsidR="00352C0A" w:rsidRDefault="00352C0A" w:rsidP="00352C0A">
      <w:pPr>
        <w:ind w:left="720"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(c) </w:t>
      </w:r>
      <w:r w:rsidRPr="00352C0A">
        <w:rPr>
          <w:rFonts w:ascii="Times New Roman" w:eastAsia="Times New Roman" w:hAnsi="Times New Roman" w:cs="Times New Roman"/>
          <w:i/>
          <w:sz w:val="20"/>
          <w:szCs w:val="20"/>
        </w:rPr>
        <w:t xml:space="preserve">“Discloser” </w:t>
      </w:r>
      <w:r w:rsidRPr="00352C0A">
        <w:rPr>
          <w:rFonts w:ascii="Times New Roman" w:eastAsia="Times New Roman" w:hAnsi="Times New Roman" w:cs="Times New Roman"/>
          <w:sz w:val="20"/>
          <w:szCs w:val="20"/>
        </w:rPr>
        <w:t xml:space="preserve">means </w:t>
      </w:r>
      <w:r w:rsidR="00524C02">
        <w:rPr>
          <w:rFonts w:ascii="Times New Roman" w:eastAsia="Times New Roman" w:hAnsi="Times New Roman" w:cs="Times New Roman"/>
          <w:sz w:val="20"/>
          <w:szCs w:val="20"/>
        </w:rPr>
        <w:t>either one of the parties which is imparting Confidential Information to the other party (</w:t>
      </w:r>
      <w:ins w:id="10" w:author="Shane McCall" w:date="2020-02-13T12:33:00Z">
        <w:r w:rsidR="00070938">
          <w:rPr>
            <w:rFonts w:ascii="Times New Roman" w:eastAsia="Times New Roman" w:hAnsi="Times New Roman" w:cs="Times New Roman"/>
            <w:sz w:val="20"/>
            <w:szCs w:val="20"/>
          </w:rPr>
          <w:t>the “</w:t>
        </w:r>
      </w:ins>
      <w:r w:rsidR="00524C02">
        <w:rPr>
          <w:rFonts w:ascii="Times New Roman" w:eastAsia="Times New Roman" w:hAnsi="Times New Roman" w:cs="Times New Roman"/>
          <w:sz w:val="20"/>
          <w:szCs w:val="20"/>
        </w:rPr>
        <w:t>Recipient</w:t>
      </w:r>
      <w:ins w:id="11" w:author="Shane McCall" w:date="2020-02-13T12:33:00Z">
        <w:r w:rsidR="00070938">
          <w:rPr>
            <w:rFonts w:ascii="Times New Roman" w:eastAsia="Times New Roman" w:hAnsi="Times New Roman" w:cs="Times New Roman"/>
            <w:sz w:val="20"/>
            <w:szCs w:val="20"/>
          </w:rPr>
          <w:t>”</w:t>
        </w:r>
      </w:ins>
      <w:r w:rsidR="00524C02">
        <w:rPr>
          <w:rFonts w:ascii="Times New Roman" w:eastAsia="Times New Roman" w:hAnsi="Times New Roman" w:cs="Times New Roman"/>
          <w:sz w:val="20"/>
          <w:szCs w:val="20"/>
        </w:rPr>
        <w:t>).</w:t>
      </w:r>
    </w:p>
    <w:p w14:paraId="13E292CD" w14:textId="77777777" w:rsidR="00352C0A" w:rsidRDefault="00352C0A" w:rsidP="00352C0A">
      <w:pPr>
        <w:ind w:firstLine="720"/>
        <w:rPr>
          <w:rFonts w:ascii="Times New Roman" w:eastAsia="Times New Roman" w:hAnsi="Times New Roman" w:cs="Times New Roman"/>
          <w:sz w:val="20"/>
          <w:szCs w:val="20"/>
        </w:rPr>
      </w:pPr>
    </w:p>
    <w:p w14:paraId="76266F47" w14:textId="517CBF81"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2. Recipient shall hold in complete confidence, unless consented to in writing by Discloser, and shall not</w:t>
      </w:r>
      <w:ins w:id="12" w:author="Shane McCall" w:date="2020-02-13T12:36:00Z">
        <w:r w:rsidR="008757B2">
          <w:rPr>
            <w:rFonts w:ascii="Times New Roman" w:eastAsia="Times New Roman" w:hAnsi="Times New Roman" w:cs="Times New Roman"/>
            <w:sz w:val="20"/>
            <w:szCs w:val="20"/>
          </w:rPr>
          <w:t>—</w:t>
        </w:r>
      </w:ins>
      <w:del w:id="13" w:author="Shane McCall" w:date="2020-02-13T12:35:00Z">
        <w:r w:rsidRPr="00352C0A" w:rsidDel="00D81389">
          <w:rPr>
            <w:rFonts w:ascii="Times New Roman" w:eastAsia="Times New Roman" w:hAnsi="Times New Roman" w:cs="Times New Roman"/>
            <w:sz w:val="20"/>
            <w:szCs w:val="20"/>
          </w:rPr>
          <w:delText xml:space="preserve">, </w:delText>
        </w:r>
      </w:del>
      <w:r w:rsidRPr="00352C0A">
        <w:rPr>
          <w:rFonts w:ascii="Times New Roman" w:eastAsia="Times New Roman" w:hAnsi="Times New Roman" w:cs="Times New Roman"/>
          <w:sz w:val="20"/>
          <w:szCs w:val="20"/>
        </w:rPr>
        <w:t>and shall not permit any third party to</w:t>
      </w:r>
      <w:ins w:id="14" w:author="Shane McCall" w:date="2020-02-13T12:36:00Z">
        <w:r w:rsidR="008757B2">
          <w:rPr>
            <w:rFonts w:ascii="Times New Roman" w:eastAsia="Times New Roman" w:hAnsi="Times New Roman" w:cs="Times New Roman"/>
            <w:sz w:val="20"/>
            <w:szCs w:val="20"/>
          </w:rPr>
          <w:t>—</w:t>
        </w:r>
      </w:ins>
      <w:del w:id="15" w:author="Shane McCall" w:date="2020-02-13T12:36:00Z">
        <w:r w:rsidRPr="00352C0A" w:rsidDel="008757B2">
          <w:rPr>
            <w:rFonts w:ascii="Times New Roman" w:eastAsia="Times New Roman" w:hAnsi="Times New Roman" w:cs="Times New Roman"/>
            <w:sz w:val="20"/>
            <w:szCs w:val="20"/>
          </w:rPr>
          <w:delText xml:space="preserve">, </w:delText>
        </w:r>
      </w:del>
      <w:r w:rsidRPr="00352C0A">
        <w:rPr>
          <w:rFonts w:ascii="Times New Roman" w:eastAsia="Times New Roman" w:hAnsi="Times New Roman" w:cs="Times New Roman"/>
          <w:sz w:val="20"/>
          <w:szCs w:val="20"/>
        </w:rPr>
        <w:t xml:space="preserve">disclose, produce, publish, permit access to, or reveal any Confidential Information without the express prior written consent of the Discloser; provided, however, that such Confidential Information may be disclosed to Recipient’s directors, officers, employees, agents, advisors or other representatives (collectively “Representatives”) who need to know such information solely in connection with the Business Opportunity; provided that all such Representatives shall be informed by Recipient of the confidential nature of such Confidential Information and shall agree to be bound by the terms of this Agreement. </w:t>
      </w:r>
    </w:p>
    <w:p w14:paraId="3B87E876" w14:textId="77777777" w:rsidR="00352C0A" w:rsidRDefault="00352C0A" w:rsidP="00352C0A">
      <w:pPr>
        <w:ind w:firstLine="720"/>
        <w:rPr>
          <w:rFonts w:ascii="Times New Roman" w:eastAsia="Times New Roman" w:hAnsi="Times New Roman" w:cs="Times New Roman"/>
          <w:sz w:val="20"/>
          <w:szCs w:val="20"/>
        </w:rPr>
      </w:pPr>
    </w:p>
    <w:p w14:paraId="67EDBF78"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3. Recipient shall not, and shall not permit any third party to, copy, photograph, photocopy, alter, modify, disassemble, reverse engineer, decompile, or in any other manner reproduce any materials containing or constituting Confidential Information without the express prior written consent of the Discloser and will return or destroy, at Discloser’s option, all Confidential Information, together with any copies thereof in Recipient’s and/or its Representatives’ possession, promptly upon conclusion of the Business Opportunity, or upon the request of the Discloser. Recipient shall also, within 10 days of a written request by Discloser, certify in writing that it has satisfied its obligations under this paragraph. </w:t>
      </w:r>
    </w:p>
    <w:p w14:paraId="26D75F2C" w14:textId="77777777" w:rsidR="00352C0A" w:rsidRDefault="00352C0A" w:rsidP="00352C0A">
      <w:pPr>
        <w:ind w:firstLine="720"/>
        <w:rPr>
          <w:rFonts w:ascii="Times New Roman" w:eastAsia="Times New Roman" w:hAnsi="Times New Roman" w:cs="Times New Roman"/>
          <w:sz w:val="20"/>
          <w:szCs w:val="20"/>
        </w:rPr>
      </w:pPr>
    </w:p>
    <w:p w14:paraId="2F6AE923"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4. Disclosure of Confidential Information is not precluded if such disclosure is in compliance with a valid subpoena or order of a court or other governmental body of the United States or any political subdivision thereof; provided that Recipient will first give advance notice to the Discloser of any such request for disclosure as promptly as feasible in order that Discloser may, at its discretion, seek a protective order or such other appropriate remedy as the Discloser deems necessary. </w:t>
      </w:r>
    </w:p>
    <w:p w14:paraId="337EA880" w14:textId="77777777" w:rsidR="00352C0A" w:rsidRDefault="00352C0A" w:rsidP="00352C0A">
      <w:pPr>
        <w:ind w:firstLine="720"/>
        <w:rPr>
          <w:rFonts w:ascii="Times New Roman" w:eastAsia="Times New Roman" w:hAnsi="Times New Roman" w:cs="Times New Roman"/>
          <w:sz w:val="20"/>
          <w:szCs w:val="20"/>
        </w:rPr>
      </w:pPr>
    </w:p>
    <w:p w14:paraId="1D13069A"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5. Without the prior written consent of the Discloser, Recipient shall not, and shall direct its Representatives not to, disclose to any person the fact that Confidential Information has been made available to Recipient or that Recipient has inspected any portion of the Confidential Information, the fact that discussions or negotiations between Recipient and Discloser are taking place concerning the Business Opportunity or a possible transaction between them, or other facts with respect to those discussions or negotiations including the status thereof. </w:t>
      </w:r>
    </w:p>
    <w:p w14:paraId="7DF0FC16" w14:textId="77777777" w:rsidR="00352C0A" w:rsidRDefault="00352C0A" w:rsidP="00352C0A">
      <w:pPr>
        <w:ind w:firstLine="720"/>
        <w:rPr>
          <w:rFonts w:ascii="Times New Roman" w:eastAsia="Times New Roman" w:hAnsi="Times New Roman" w:cs="Times New Roman"/>
          <w:sz w:val="20"/>
          <w:szCs w:val="20"/>
        </w:rPr>
      </w:pPr>
    </w:p>
    <w:p w14:paraId="2103D666" w14:textId="0B5557BD" w:rsidR="00352C0A" w:rsidDel="00847028" w:rsidRDefault="00352C0A" w:rsidP="00352C0A">
      <w:pPr>
        <w:ind w:firstLine="720"/>
        <w:rPr>
          <w:del w:id="16" w:author="Shane McCall" w:date="2020-02-25T14:51:00Z"/>
          <w:rFonts w:ascii="Times New Roman" w:eastAsia="Times New Roman" w:hAnsi="Times New Roman" w:cs="Times New Roman"/>
          <w:sz w:val="20"/>
          <w:szCs w:val="20"/>
        </w:rPr>
      </w:pPr>
      <w:del w:id="17" w:author="Shane McCall" w:date="2020-02-25T14:51:00Z">
        <w:r w:rsidRPr="00352C0A" w:rsidDel="00847028">
          <w:rPr>
            <w:rFonts w:ascii="Times New Roman" w:eastAsia="Times New Roman" w:hAnsi="Times New Roman" w:cs="Times New Roman"/>
            <w:sz w:val="20"/>
            <w:szCs w:val="20"/>
          </w:rPr>
          <w:delText xml:space="preserve">6. The Recipient agrees that the Recipient will not communicate with any owner, investor, lender, tenant or other party having an interest (direct or indirect) in any real estate or loan included in the Business Opportunity, or any of such party’s owners, officers, employees, or agent without the prior written consent of the Discloser. Recipient will not (a) interfere with, circumvent, avoid, bypass or obviate; or permit any of its Representatives to interfere with, circumvent, avoid, bypass or obviate Discloser’s rights and agreements in respect of the Business Opportunity; or (b) without Discloser’s prior written consent (i) enter into discussions with any third party disclosed or introduced to Recipient by Discloser (or any of its Representatives) having an interest in the Business Opportunity or with which Discloser has a joint venture, financing, equity, finder, brokerage or other business relationship in connection with the Business Opportunity (a “Protected Relationship”), or (ii) initiate and negotiate in respect to any transactional </w:delText>
        </w:r>
        <w:r w:rsidRPr="00352C0A" w:rsidDel="00847028">
          <w:rPr>
            <w:rFonts w:ascii="Times New Roman" w:eastAsia="Times New Roman" w:hAnsi="Times New Roman" w:cs="Times New Roman"/>
            <w:sz w:val="20"/>
            <w:szCs w:val="20"/>
          </w:rPr>
          <w:lastRenderedPageBreak/>
          <w:delText xml:space="preserve">relationship with any such third party (or any of its Representatives) in connection with the Business Opportunity; or (c) circumvent or attempt to circumvent the discussions and negotiations currently underway or hereafter entered into by Discloser (or any of its Representatives) and any such third party (or any of its Representatives) with respect to the Business Opportunity; or (d) take any action or fail to take any action that would circumvent this Agreement, make use of a scheme, artifice, device or third party to circumvent this Agreement or make any effort to circumvent this Agreement. </w:delText>
        </w:r>
      </w:del>
    </w:p>
    <w:p w14:paraId="2B44CB04" w14:textId="551C38E5" w:rsidR="00352C0A" w:rsidDel="000F2E7B" w:rsidRDefault="00352C0A" w:rsidP="00352C0A">
      <w:pPr>
        <w:ind w:firstLine="720"/>
        <w:rPr>
          <w:del w:id="18" w:author="Shane McCall" w:date="2020-02-25T14:53:00Z"/>
          <w:rFonts w:ascii="Times New Roman" w:eastAsia="Times New Roman" w:hAnsi="Times New Roman" w:cs="Times New Roman"/>
          <w:sz w:val="20"/>
          <w:szCs w:val="20"/>
        </w:rPr>
      </w:pPr>
    </w:p>
    <w:p w14:paraId="092D28A1" w14:textId="0CE69A7C" w:rsidR="00352C0A" w:rsidRDefault="00352C0A" w:rsidP="00352C0A">
      <w:pPr>
        <w:ind w:firstLine="720"/>
        <w:rPr>
          <w:rFonts w:ascii="Times New Roman" w:eastAsia="Times New Roman" w:hAnsi="Times New Roman" w:cs="Times New Roman"/>
          <w:sz w:val="20"/>
          <w:szCs w:val="20"/>
        </w:rPr>
      </w:pPr>
      <w:del w:id="19" w:author="Shane McCall" w:date="2020-02-25T14:52:00Z">
        <w:r w:rsidRPr="00352C0A" w:rsidDel="00AE5D93">
          <w:rPr>
            <w:rFonts w:ascii="Times New Roman" w:eastAsia="Times New Roman" w:hAnsi="Times New Roman" w:cs="Times New Roman"/>
            <w:sz w:val="20"/>
            <w:szCs w:val="20"/>
          </w:rPr>
          <w:delText>7</w:delText>
        </w:r>
      </w:del>
      <w:ins w:id="20" w:author="Shane McCall" w:date="2020-02-25T14:52:00Z">
        <w:r w:rsidR="00AE5D93">
          <w:rPr>
            <w:rFonts w:ascii="Times New Roman" w:eastAsia="Times New Roman" w:hAnsi="Times New Roman" w:cs="Times New Roman"/>
            <w:sz w:val="20"/>
            <w:szCs w:val="20"/>
          </w:rPr>
          <w:t>6</w:t>
        </w:r>
      </w:ins>
      <w:r w:rsidRPr="00352C0A">
        <w:rPr>
          <w:rFonts w:ascii="Times New Roman" w:eastAsia="Times New Roman" w:hAnsi="Times New Roman" w:cs="Times New Roman"/>
          <w:sz w:val="20"/>
          <w:szCs w:val="20"/>
        </w:rPr>
        <w:t xml:space="preserve">. Nothing in this Agreement shall be construed to obligate Discloser to disclose any Confidential Information to Recipient, or to preclude Discloser from disclosing any Confidential Information to any third party. DISCLOSER MAKES NO REPRESENTATIONS OR WARRANTIES OF ANY KIND WITH RESPECT TO THE CONFIDENTIAL INFORMATION OR OTHERWISE UNDER THIS AGREEMENT, AND HEREBY DISCLAIMS ALL IMPLIED WARRANTIES. </w:t>
      </w:r>
    </w:p>
    <w:p w14:paraId="247C699A" w14:textId="77777777" w:rsidR="00352C0A" w:rsidRDefault="00352C0A" w:rsidP="00352C0A">
      <w:pPr>
        <w:ind w:firstLine="720"/>
        <w:rPr>
          <w:rFonts w:ascii="Times New Roman" w:eastAsia="Times New Roman" w:hAnsi="Times New Roman" w:cs="Times New Roman"/>
          <w:sz w:val="20"/>
          <w:szCs w:val="20"/>
        </w:rPr>
      </w:pPr>
    </w:p>
    <w:p w14:paraId="53EC0CDD" w14:textId="2CCB431D" w:rsidR="00352C0A" w:rsidRDefault="00AE5D93" w:rsidP="00352C0A">
      <w:pPr>
        <w:ind w:firstLine="720"/>
        <w:rPr>
          <w:rFonts w:ascii="Times New Roman" w:eastAsia="Times New Roman" w:hAnsi="Times New Roman" w:cs="Times New Roman"/>
          <w:sz w:val="20"/>
          <w:szCs w:val="20"/>
        </w:rPr>
      </w:pPr>
      <w:ins w:id="21" w:author="Shane McCall" w:date="2020-02-25T14:52:00Z">
        <w:r>
          <w:rPr>
            <w:rFonts w:ascii="Times New Roman" w:eastAsia="Times New Roman" w:hAnsi="Times New Roman" w:cs="Times New Roman"/>
            <w:sz w:val="20"/>
            <w:szCs w:val="20"/>
          </w:rPr>
          <w:t>7</w:t>
        </w:r>
      </w:ins>
      <w:del w:id="22" w:author="Shane McCall" w:date="2020-02-25T14:52:00Z">
        <w:r w:rsidR="00352C0A" w:rsidRPr="00352C0A" w:rsidDel="00AE5D93">
          <w:rPr>
            <w:rFonts w:ascii="Times New Roman" w:eastAsia="Times New Roman" w:hAnsi="Times New Roman" w:cs="Times New Roman"/>
            <w:sz w:val="20"/>
            <w:szCs w:val="20"/>
          </w:rPr>
          <w:delText>8</w:delText>
        </w:r>
      </w:del>
      <w:r w:rsidR="00352C0A" w:rsidRPr="00352C0A">
        <w:rPr>
          <w:rFonts w:ascii="Times New Roman" w:eastAsia="Times New Roman" w:hAnsi="Times New Roman" w:cs="Times New Roman"/>
          <w:sz w:val="20"/>
          <w:szCs w:val="20"/>
        </w:rPr>
        <w:t xml:space="preserve">. The Confidential Information and Discloser’s relationships with third parties relevant to the Business Opportunity (including, without limitation, third parties in a Protected Relationship with Discloser) have been developed or obtained by the investment of significant time, effort and expense by the Discloser, and provides the Discloser with a significant competitive advantage in its business. Accordingly, if the Recipient fails to perform any of its obligations hereunder or otherwise fails to comply with any terms or conditions hereof, the Discloser will suffer immediate, irreparable harm for which monetary damages are not adequate compensation. Accordingly, the Discloser shall be entitled, in addition to any other remedies available to it at law or in equity, to injunctive relief to specifically enforce the terms of this Agreement. It is further understood and agreed that no failure or delay by the Discloser in exercising any right, power or privilege hereunder shall operate as a waiver hereof, nor shall any single or partial exercise thereof preclude any other or further exercise thereof or the exercise of any right, power or privilege hereunder. </w:t>
      </w:r>
    </w:p>
    <w:p w14:paraId="21B664E9" w14:textId="77777777" w:rsidR="00352C0A" w:rsidRDefault="00352C0A" w:rsidP="00352C0A">
      <w:pPr>
        <w:ind w:firstLine="720"/>
        <w:rPr>
          <w:rFonts w:ascii="Times New Roman" w:eastAsia="Times New Roman" w:hAnsi="Times New Roman" w:cs="Times New Roman"/>
          <w:sz w:val="20"/>
          <w:szCs w:val="20"/>
        </w:rPr>
      </w:pPr>
    </w:p>
    <w:p w14:paraId="6D4A0453" w14:textId="5AF9BE25" w:rsidR="00352C0A" w:rsidRDefault="00352C0A" w:rsidP="00352C0A">
      <w:pPr>
        <w:ind w:firstLine="720"/>
        <w:rPr>
          <w:rFonts w:ascii="Times New Roman" w:eastAsia="Times New Roman" w:hAnsi="Times New Roman" w:cs="Times New Roman"/>
          <w:sz w:val="20"/>
          <w:szCs w:val="20"/>
        </w:rPr>
      </w:pPr>
      <w:del w:id="23" w:author="Shane McCall" w:date="2020-02-25T14:52:00Z">
        <w:r w:rsidRPr="00352C0A" w:rsidDel="000F2E7B">
          <w:rPr>
            <w:rFonts w:ascii="Times New Roman" w:eastAsia="Times New Roman" w:hAnsi="Times New Roman" w:cs="Times New Roman"/>
            <w:sz w:val="20"/>
            <w:szCs w:val="20"/>
          </w:rPr>
          <w:delText>9</w:delText>
        </w:r>
      </w:del>
      <w:ins w:id="24" w:author="Shane McCall" w:date="2020-02-25T14:52:00Z">
        <w:r w:rsidR="000F2E7B">
          <w:rPr>
            <w:rFonts w:ascii="Times New Roman" w:eastAsia="Times New Roman" w:hAnsi="Times New Roman" w:cs="Times New Roman"/>
            <w:sz w:val="20"/>
            <w:szCs w:val="20"/>
          </w:rPr>
          <w:t>8</w:t>
        </w:r>
      </w:ins>
      <w:r w:rsidRPr="00352C0A">
        <w:rPr>
          <w:rFonts w:ascii="Times New Roman" w:eastAsia="Times New Roman" w:hAnsi="Times New Roman" w:cs="Times New Roman"/>
          <w:sz w:val="20"/>
          <w:szCs w:val="20"/>
        </w:rPr>
        <w:t xml:space="preserve">. This Agreement sets forth the entire understanding and agreement between the parties with respect to the subject matter hereof and supersedes all other oral or written representations and understandings. This Agreement may only be amended or modified by a writing signed in advance by the parties. No rights or obligations other than those expressly recited herein are to be implied from this Agreement. No license is hereby granted, directly or indirectly, to any of the Confidential Information. If any provision of this Agreement is held to be illegal, invalid or unenforceable, such provision shall be eliminated or limited to the minimum extent such that the legality, validity and enforceability of the remaining provisions will not be affected or impaired. This Agreement is binding upon the successors, assigns and legal representatives of the parties, and protects Confidential Information of any successors or assigns of Discloser. This Agreement will be governed by and construed in accordance with the laws of the State of </w:t>
      </w:r>
      <w:r w:rsidR="00052B8B">
        <w:rPr>
          <w:rFonts w:ascii="Times New Roman" w:eastAsia="Times New Roman" w:hAnsi="Times New Roman" w:cs="Times New Roman"/>
          <w:sz w:val="20"/>
          <w:szCs w:val="20"/>
        </w:rPr>
        <w:t>Texas</w:t>
      </w:r>
      <w:r w:rsidRPr="00352C0A">
        <w:rPr>
          <w:rFonts w:ascii="Times New Roman" w:eastAsia="Times New Roman" w:hAnsi="Times New Roman" w:cs="Times New Roman"/>
          <w:sz w:val="20"/>
          <w:szCs w:val="20"/>
        </w:rPr>
        <w:t xml:space="preserve"> without reference to its choice of law rules and as if wholly performed within the State of </w:t>
      </w:r>
      <w:r w:rsidR="00052B8B">
        <w:rPr>
          <w:rFonts w:ascii="Times New Roman" w:eastAsia="Times New Roman" w:hAnsi="Times New Roman" w:cs="Times New Roman"/>
          <w:sz w:val="20"/>
          <w:szCs w:val="20"/>
        </w:rPr>
        <w:t>Texas</w:t>
      </w:r>
      <w:r w:rsidRPr="00352C0A">
        <w:rPr>
          <w:rFonts w:ascii="Times New Roman" w:eastAsia="Times New Roman" w:hAnsi="Times New Roman" w:cs="Times New Roman"/>
          <w:sz w:val="20"/>
          <w:szCs w:val="20"/>
        </w:rPr>
        <w:t xml:space="preserve">. Any litigation regarding the interpretation, breach, or enforcement of this Agreement will be filed in and heard by the state or federal courts with jurisdiction to hear such disputes in </w:t>
      </w:r>
      <w:r w:rsidR="00052B8B">
        <w:rPr>
          <w:rFonts w:ascii="Times New Roman" w:eastAsia="Times New Roman" w:hAnsi="Times New Roman" w:cs="Times New Roman"/>
          <w:sz w:val="20"/>
          <w:szCs w:val="20"/>
        </w:rPr>
        <w:t>Dallas, Texas</w:t>
      </w:r>
      <w:r w:rsidRPr="00352C0A">
        <w:rPr>
          <w:rFonts w:ascii="Times New Roman" w:eastAsia="Times New Roman" w:hAnsi="Times New Roman" w:cs="Times New Roman"/>
          <w:sz w:val="20"/>
          <w:szCs w:val="20"/>
        </w:rPr>
        <w:t xml:space="preserve">, and both parties hereby submit to the jurisdiction of such courts. If any litigation is brought by either party regarding the interpretation or enforcement of this Agreement, the prevailing party will recover from the other all costs, attorneys’ fees and other expenses incurred by the prevailing party. This Agreement and all of the terms, conditions and provisions hereof will terminate in their entirety three (3) years </w:t>
      </w:r>
      <w:commentRangeStart w:id="25"/>
      <w:commentRangeStart w:id="26"/>
      <w:commentRangeStart w:id="27"/>
      <w:r w:rsidRPr="00352C0A">
        <w:rPr>
          <w:rFonts w:ascii="Times New Roman" w:eastAsia="Times New Roman" w:hAnsi="Times New Roman" w:cs="Times New Roman"/>
          <w:sz w:val="20"/>
          <w:szCs w:val="20"/>
        </w:rPr>
        <w:t xml:space="preserve">from the date </w:t>
      </w:r>
      <w:ins w:id="28" w:author="Shane McCall" w:date="2020-02-25T14:47:00Z">
        <w:r w:rsidR="00A93D90">
          <w:rPr>
            <w:rFonts w:ascii="Times New Roman" w:eastAsia="Times New Roman" w:hAnsi="Times New Roman" w:cs="Times New Roman"/>
            <w:sz w:val="20"/>
            <w:szCs w:val="20"/>
          </w:rPr>
          <w:t>this Agreement</w:t>
        </w:r>
      </w:ins>
      <w:ins w:id="29" w:author="Shane McCall" w:date="2020-02-25T14:48:00Z">
        <w:r w:rsidR="007960CE">
          <w:rPr>
            <w:rFonts w:ascii="Times New Roman" w:eastAsia="Times New Roman" w:hAnsi="Times New Roman" w:cs="Times New Roman"/>
            <w:sz w:val="20"/>
            <w:szCs w:val="20"/>
          </w:rPr>
          <w:t xml:space="preserve"> is executed</w:t>
        </w:r>
      </w:ins>
      <w:del w:id="30" w:author="Shane McCall" w:date="2020-02-25T14:47:00Z">
        <w:r w:rsidRPr="00352C0A" w:rsidDel="00A93D90">
          <w:rPr>
            <w:rFonts w:ascii="Times New Roman" w:eastAsia="Times New Roman" w:hAnsi="Times New Roman" w:cs="Times New Roman"/>
            <w:sz w:val="20"/>
            <w:szCs w:val="20"/>
          </w:rPr>
          <w:delText>hereof and the initial dat</w:delText>
        </w:r>
        <w:commentRangeEnd w:id="25"/>
        <w:r w:rsidR="00A777FE" w:rsidDel="00A93D90">
          <w:rPr>
            <w:rStyle w:val="CommentReference"/>
          </w:rPr>
          <w:commentReference w:id="25"/>
        </w:r>
        <w:commentRangeEnd w:id="26"/>
        <w:r w:rsidR="009318A8" w:rsidDel="00A93D90">
          <w:rPr>
            <w:rStyle w:val="CommentReference"/>
          </w:rPr>
          <w:commentReference w:id="26"/>
        </w:r>
      </w:del>
      <w:commentRangeEnd w:id="27"/>
      <w:r w:rsidR="007960CE">
        <w:rPr>
          <w:rStyle w:val="CommentReference"/>
        </w:rPr>
        <w:commentReference w:id="27"/>
      </w:r>
      <w:del w:id="31" w:author="Shane McCall" w:date="2020-02-25T14:47:00Z">
        <w:r w:rsidRPr="00352C0A" w:rsidDel="00A93D90">
          <w:rPr>
            <w:rFonts w:ascii="Times New Roman" w:eastAsia="Times New Roman" w:hAnsi="Times New Roman" w:cs="Times New Roman"/>
            <w:sz w:val="20"/>
            <w:szCs w:val="20"/>
          </w:rPr>
          <w:delText>e of Disclosure of any Confidential Information hereunder</w:delText>
        </w:r>
      </w:del>
      <w:r w:rsidRPr="00352C0A">
        <w:rPr>
          <w:rFonts w:ascii="Times New Roman" w:eastAsia="Times New Roman" w:hAnsi="Times New Roman" w:cs="Times New Roman"/>
          <w:sz w:val="20"/>
          <w:szCs w:val="20"/>
        </w:rPr>
        <w:t xml:space="preserve">. </w:t>
      </w:r>
    </w:p>
    <w:p w14:paraId="4B94E182" w14:textId="77777777" w:rsidR="00352C0A" w:rsidRDefault="00352C0A" w:rsidP="00352C0A">
      <w:pPr>
        <w:ind w:firstLine="720"/>
        <w:rPr>
          <w:rFonts w:ascii="Times New Roman" w:eastAsia="Times New Roman" w:hAnsi="Times New Roman" w:cs="Times New Roman"/>
          <w:sz w:val="20"/>
          <w:szCs w:val="20"/>
        </w:rPr>
      </w:pPr>
    </w:p>
    <w:p w14:paraId="299C0DB9" w14:textId="59DDCD30" w:rsidR="00352C0A" w:rsidDel="008C4D68" w:rsidRDefault="00352C0A" w:rsidP="00352C0A">
      <w:pPr>
        <w:ind w:firstLine="720"/>
        <w:rPr>
          <w:del w:id="32" w:author="Shane McCall" w:date="2020-02-25T14:49:00Z"/>
          <w:rFonts w:ascii="Times New Roman" w:eastAsia="Times New Roman" w:hAnsi="Times New Roman" w:cs="Times New Roman"/>
          <w:sz w:val="20"/>
          <w:szCs w:val="20"/>
        </w:rPr>
      </w:pPr>
      <w:del w:id="33" w:author="Shane McCall" w:date="2020-02-25T14:49:00Z">
        <w:r w:rsidRPr="00352C0A" w:rsidDel="008C4D68">
          <w:rPr>
            <w:rFonts w:ascii="Times New Roman" w:eastAsia="Times New Roman" w:hAnsi="Times New Roman" w:cs="Times New Roman"/>
            <w:sz w:val="20"/>
            <w:szCs w:val="20"/>
          </w:rPr>
          <w:delText xml:space="preserve">10. </w:delText>
        </w:r>
        <w:commentRangeStart w:id="34"/>
        <w:commentRangeStart w:id="35"/>
        <w:commentRangeStart w:id="36"/>
        <w:r w:rsidRPr="00352C0A" w:rsidDel="008C4D68">
          <w:rPr>
            <w:rFonts w:ascii="Times New Roman" w:eastAsia="Times New Roman" w:hAnsi="Times New Roman" w:cs="Times New Roman"/>
            <w:sz w:val="20"/>
            <w:szCs w:val="20"/>
          </w:rPr>
          <w:delText xml:space="preserve">No fees ("Commissions") will be paid to Brokers representing potential Purchasers nor will any fees be paid to Purchasers who are licensed Brokers. Should the Purchaser choose representation, then any and all fees incurred by that engagement will be at the sole and exclusive expense of the Purchaser. The confidential materials covered by this agreement will be sent only to Principals of the prospective Purchasers. Should any materials be shared with agents; then prospective Purchasers are responsible for the confidentiality of the agent. </w:delText>
        </w:r>
        <w:commentRangeEnd w:id="34"/>
        <w:r w:rsidR="00EB04D4" w:rsidDel="008C4D68">
          <w:rPr>
            <w:rStyle w:val="CommentReference"/>
          </w:rPr>
          <w:commentReference w:id="34"/>
        </w:r>
        <w:commentRangeEnd w:id="35"/>
        <w:r w:rsidR="009318A8" w:rsidDel="008C4D68">
          <w:rPr>
            <w:rStyle w:val="CommentReference"/>
          </w:rPr>
          <w:commentReference w:id="35"/>
        </w:r>
      </w:del>
      <w:commentRangeEnd w:id="36"/>
      <w:r w:rsidR="008C4D68">
        <w:rPr>
          <w:rStyle w:val="CommentReference"/>
        </w:rPr>
        <w:commentReference w:id="36"/>
      </w:r>
    </w:p>
    <w:p w14:paraId="62C72F59" w14:textId="77777777" w:rsidR="00352C0A" w:rsidRDefault="00352C0A" w:rsidP="00352C0A">
      <w:pPr>
        <w:ind w:firstLine="720"/>
        <w:rPr>
          <w:rFonts w:ascii="Times New Roman" w:eastAsia="Times New Roman" w:hAnsi="Times New Roman" w:cs="Times New Roman"/>
          <w:sz w:val="20"/>
          <w:szCs w:val="20"/>
        </w:rPr>
      </w:pPr>
    </w:p>
    <w:p w14:paraId="0E704B91" w14:textId="7144E353" w:rsidR="00352C0A" w:rsidRDefault="00352C0A" w:rsidP="00352C0A">
      <w:pPr>
        <w:ind w:firstLine="720"/>
        <w:rPr>
          <w:rFonts w:ascii="Times New Roman" w:eastAsia="Times New Roman" w:hAnsi="Times New Roman" w:cs="Times New Roman"/>
          <w:sz w:val="20"/>
          <w:szCs w:val="20"/>
        </w:rPr>
      </w:pPr>
      <w:del w:id="37" w:author="Shane McCall" w:date="2020-02-25T14:52:00Z">
        <w:r w:rsidRPr="00352C0A" w:rsidDel="000F2E7B">
          <w:rPr>
            <w:rFonts w:ascii="Times New Roman" w:eastAsia="Times New Roman" w:hAnsi="Times New Roman" w:cs="Times New Roman"/>
            <w:sz w:val="20"/>
            <w:szCs w:val="20"/>
          </w:rPr>
          <w:delText>11</w:delText>
        </w:r>
      </w:del>
      <w:ins w:id="38" w:author="Shane McCall" w:date="2020-02-25T14:52:00Z">
        <w:r w:rsidR="000F2E7B">
          <w:rPr>
            <w:rFonts w:ascii="Times New Roman" w:eastAsia="Times New Roman" w:hAnsi="Times New Roman" w:cs="Times New Roman"/>
            <w:sz w:val="20"/>
            <w:szCs w:val="20"/>
          </w:rPr>
          <w:t>9</w:t>
        </w:r>
      </w:ins>
      <w:r w:rsidRPr="00352C0A">
        <w:rPr>
          <w:rFonts w:ascii="Times New Roman" w:eastAsia="Times New Roman" w:hAnsi="Times New Roman" w:cs="Times New Roman"/>
          <w:sz w:val="20"/>
          <w:szCs w:val="20"/>
        </w:rPr>
        <w:t>. EACH OF THE PARTIES HERETO UNCONDITIONALLY WAIVES ITS RIGHTS TO A JURY TRIAL OF ANY CLAIM OR CAUSE OF ACTION BASED UPON OR ARISING OUT OF THIS AGREEMENT AND/OR THE RELATIONSHIP THAT IS BEING ESTABLISHED BETWEEN THE PARTIES PURSUANT HERETO. THE SCOPE OF THIS WAIVER IS INTENDED TO BE ALL ENCOMPASSING OF ANY AND ALL DISPUTES THAT MAY BE FILED IN ANY COURT. THIS WAIVER IS IRREVOCABLE MEANING THAT IT MAY NOT BE MODIFIED EITHER ORALLY OR IN WRITING. IN THE EVENT OF LITIGATION, THIS AGREEMENT MAY BE FILED AS A WRITTEN CONSENT TO A TRIAL BY THE COURT</w:t>
      </w:r>
      <w:r>
        <w:rPr>
          <w:rFonts w:ascii="Times New Roman" w:eastAsia="Times New Roman" w:hAnsi="Times New Roman" w:cs="Times New Roman"/>
          <w:sz w:val="20"/>
          <w:szCs w:val="20"/>
        </w:rPr>
        <w:t>.</w:t>
      </w:r>
      <w:r w:rsidRPr="00352C0A">
        <w:rPr>
          <w:rFonts w:ascii="Times New Roman" w:eastAsia="Times New Roman" w:hAnsi="Times New Roman" w:cs="Times New Roman"/>
          <w:sz w:val="20"/>
          <w:szCs w:val="20"/>
        </w:rPr>
        <w:t xml:space="preserve"> </w:t>
      </w:r>
    </w:p>
    <w:p w14:paraId="050FB22D" w14:textId="77777777" w:rsidR="00352C0A" w:rsidRDefault="00352C0A">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46331A2D"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lastRenderedPageBreak/>
        <w:t xml:space="preserve">The signatory hereto warrants and represents that s/he has the authority to enter into this Agreement on behalf of the party listed above the signatory’s name. </w:t>
      </w:r>
    </w:p>
    <w:p w14:paraId="3180022C" w14:textId="77777777" w:rsidR="00352C0A" w:rsidRDefault="00352C0A" w:rsidP="00352C0A">
      <w:pPr>
        <w:ind w:firstLine="720"/>
        <w:rPr>
          <w:rFonts w:ascii="Times New Roman" w:eastAsia="Times New Roman" w:hAnsi="Times New Roman" w:cs="Times New Roman"/>
          <w:sz w:val="20"/>
          <w:szCs w:val="20"/>
        </w:rPr>
      </w:pPr>
    </w:p>
    <w:p w14:paraId="16E012F3" w14:textId="77777777" w:rsidR="00352C0A" w:rsidRDefault="00352C0A" w:rsidP="00352C0A">
      <w:pPr>
        <w:ind w:firstLine="720"/>
        <w:rPr>
          <w:rFonts w:ascii="Times New Roman" w:eastAsia="Times New Roman" w:hAnsi="Times New Roman" w:cs="Times New Roman"/>
          <w:sz w:val="20"/>
          <w:szCs w:val="20"/>
        </w:rPr>
      </w:pPr>
    </w:p>
    <w:p w14:paraId="2D43BA43" w14:textId="72E9216E" w:rsidR="00352C0A" w:rsidRDefault="006A38AE" w:rsidP="00352C0A">
      <w:pPr>
        <w:ind w:firstLine="720"/>
        <w:rPr>
          <w:rFonts w:ascii="Times New Roman" w:eastAsia="Times New Roman" w:hAnsi="Times New Roman" w:cs="Times New Roman"/>
          <w:sz w:val="20"/>
          <w:szCs w:val="20"/>
        </w:rPr>
      </w:pPr>
      <w:r>
        <w:rPr>
          <w:rFonts w:ascii="Times New Roman" w:eastAsia="Times New Roman" w:hAnsi="Times New Roman" w:cs="Times New Roman"/>
          <w:b/>
          <w:sz w:val="20"/>
          <w:szCs w:val="20"/>
        </w:rPr>
        <w:t>CLIENT</w:t>
      </w:r>
      <w:r w:rsidR="00352C0A" w:rsidRPr="00352C0A">
        <w:rPr>
          <w:rFonts w:ascii="Times New Roman" w:eastAsia="Times New Roman" w:hAnsi="Times New Roman" w:cs="Times New Roman"/>
          <w:sz w:val="20"/>
          <w:szCs w:val="20"/>
        </w:rPr>
        <w:t xml:space="preserve">: </w:t>
      </w:r>
    </w:p>
    <w:p w14:paraId="1A4D68D8" w14:textId="77777777" w:rsidR="00352C0A" w:rsidRDefault="00352C0A" w:rsidP="00352C0A">
      <w:pPr>
        <w:ind w:firstLine="720"/>
        <w:rPr>
          <w:rFonts w:ascii="Times New Roman" w:eastAsia="Times New Roman" w:hAnsi="Times New Roman" w:cs="Times New Roman"/>
          <w:sz w:val="20"/>
          <w:szCs w:val="20"/>
        </w:rPr>
      </w:pPr>
    </w:p>
    <w:p w14:paraId="26BBEB68"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__________________________________________ </w:t>
      </w:r>
    </w:p>
    <w:p w14:paraId="1242AC75" w14:textId="77777777" w:rsidR="00352C0A" w:rsidRDefault="00352C0A" w:rsidP="00352C0A">
      <w:pPr>
        <w:ind w:firstLine="720"/>
        <w:rPr>
          <w:rFonts w:ascii="Times New Roman" w:eastAsia="Times New Roman" w:hAnsi="Times New Roman" w:cs="Times New Roman"/>
          <w:sz w:val="20"/>
          <w:szCs w:val="20"/>
        </w:rPr>
      </w:pPr>
    </w:p>
    <w:p w14:paraId="22DEB669"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By </w:t>
      </w:r>
      <w:r>
        <w:rPr>
          <w:rFonts w:ascii="Times New Roman" w:eastAsia="Times New Roman" w:hAnsi="Times New Roman" w:cs="Times New Roman"/>
          <w:sz w:val="20"/>
          <w:szCs w:val="20"/>
        </w:rPr>
        <w:t>___________________________________________</w:t>
      </w:r>
    </w:p>
    <w:p w14:paraId="55088C92" w14:textId="77777777" w:rsidR="00352C0A" w:rsidRDefault="00352C0A" w:rsidP="00352C0A">
      <w:pPr>
        <w:ind w:firstLine="720"/>
        <w:rPr>
          <w:rFonts w:ascii="Times New Roman" w:eastAsia="Times New Roman" w:hAnsi="Times New Roman" w:cs="Times New Roman"/>
          <w:sz w:val="20"/>
          <w:szCs w:val="20"/>
        </w:rPr>
      </w:pPr>
    </w:p>
    <w:p w14:paraId="4405A03F"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Name </w:t>
      </w:r>
      <w:r>
        <w:rPr>
          <w:rFonts w:ascii="Times New Roman" w:eastAsia="Times New Roman" w:hAnsi="Times New Roman" w:cs="Times New Roman"/>
          <w:sz w:val="20"/>
          <w:szCs w:val="20"/>
        </w:rPr>
        <w:t>________________________________________</w:t>
      </w:r>
    </w:p>
    <w:p w14:paraId="26E1573F" w14:textId="77777777" w:rsidR="00352C0A" w:rsidRDefault="00352C0A" w:rsidP="00352C0A">
      <w:pPr>
        <w:ind w:firstLine="720"/>
        <w:rPr>
          <w:rFonts w:ascii="Times New Roman" w:eastAsia="Times New Roman" w:hAnsi="Times New Roman" w:cs="Times New Roman"/>
          <w:sz w:val="20"/>
          <w:szCs w:val="20"/>
        </w:rPr>
      </w:pPr>
    </w:p>
    <w:p w14:paraId="2DDCD4DE"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Title </w:t>
      </w:r>
      <w:r>
        <w:rPr>
          <w:rFonts w:ascii="Times New Roman" w:eastAsia="Times New Roman" w:hAnsi="Times New Roman" w:cs="Times New Roman"/>
          <w:sz w:val="20"/>
          <w:szCs w:val="20"/>
        </w:rPr>
        <w:t>_________________________________________</w:t>
      </w:r>
    </w:p>
    <w:p w14:paraId="0BDF1F58" w14:textId="77777777" w:rsidR="00352C0A" w:rsidRDefault="00352C0A" w:rsidP="00352C0A">
      <w:pPr>
        <w:ind w:firstLine="720"/>
        <w:rPr>
          <w:rFonts w:ascii="Times New Roman" w:eastAsia="Times New Roman" w:hAnsi="Times New Roman" w:cs="Times New Roman"/>
          <w:sz w:val="20"/>
          <w:szCs w:val="20"/>
        </w:rPr>
      </w:pPr>
    </w:p>
    <w:p w14:paraId="09C22C84" w14:textId="59C47933" w:rsidR="00352C0A" w:rsidRDefault="00352C0A" w:rsidP="00352C0A">
      <w:pPr>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Date: __________ , 201</w:t>
      </w:r>
      <w:r w:rsidR="00A945C5">
        <w:rPr>
          <w:rFonts w:ascii="Times New Roman" w:eastAsia="Times New Roman" w:hAnsi="Times New Roman" w:cs="Times New Roman"/>
          <w:sz w:val="20"/>
          <w:szCs w:val="20"/>
        </w:rPr>
        <w:t>9</w:t>
      </w:r>
      <w:r w:rsidRPr="00352C0A">
        <w:rPr>
          <w:rFonts w:ascii="Times New Roman" w:eastAsia="Times New Roman" w:hAnsi="Times New Roman" w:cs="Times New Roman"/>
          <w:sz w:val="20"/>
          <w:szCs w:val="20"/>
        </w:rPr>
        <w:t xml:space="preserve"> </w:t>
      </w:r>
    </w:p>
    <w:p w14:paraId="79328A9B" w14:textId="77777777" w:rsidR="00352C0A" w:rsidRDefault="00352C0A" w:rsidP="00352C0A">
      <w:pPr>
        <w:ind w:firstLine="720"/>
        <w:rPr>
          <w:rFonts w:ascii="Times New Roman" w:eastAsia="Times New Roman" w:hAnsi="Times New Roman" w:cs="Times New Roman"/>
          <w:sz w:val="20"/>
          <w:szCs w:val="20"/>
        </w:rPr>
      </w:pPr>
    </w:p>
    <w:p w14:paraId="22FC6787" w14:textId="77777777" w:rsidR="00352C0A" w:rsidRDefault="00352C0A" w:rsidP="00352C0A">
      <w:pPr>
        <w:ind w:firstLine="720"/>
        <w:rPr>
          <w:rFonts w:ascii="Times New Roman" w:eastAsia="Times New Roman" w:hAnsi="Times New Roman" w:cs="Times New Roman"/>
          <w:sz w:val="20"/>
          <w:szCs w:val="20"/>
        </w:rPr>
      </w:pPr>
    </w:p>
    <w:p w14:paraId="481C6C67" w14:textId="710606F7" w:rsidR="00352C0A" w:rsidRDefault="004912C8" w:rsidP="00352C0A">
      <w:pPr>
        <w:ind w:firstLine="720"/>
        <w:rPr>
          <w:rFonts w:ascii="Times New Roman" w:eastAsia="Times New Roman" w:hAnsi="Times New Roman" w:cs="Times New Roman"/>
          <w:sz w:val="20"/>
          <w:szCs w:val="20"/>
        </w:rPr>
      </w:pPr>
      <w:r>
        <w:rPr>
          <w:rFonts w:ascii="Times New Roman" w:eastAsia="Times New Roman" w:hAnsi="Times New Roman" w:cs="Times New Roman"/>
          <w:b/>
          <w:sz w:val="20"/>
          <w:szCs w:val="20"/>
        </w:rPr>
        <w:t>CONSULTANT</w:t>
      </w:r>
      <w:r w:rsidR="00352C0A" w:rsidRPr="00352C0A">
        <w:rPr>
          <w:rFonts w:ascii="Times New Roman" w:eastAsia="Times New Roman" w:hAnsi="Times New Roman" w:cs="Times New Roman"/>
          <w:sz w:val="20"/>
          <w:szCs w:val="20"/>
        </w:rPr>
        <w:t xml:space="preserve">: </w:t>
      </w:r>
    </w:p>
    <w:p w14:paraId="05777467" w14:textId="77777777" w:rsidR="00352C0A" w:rsidRDefault="00352C0A" w:rsidP="00352C0A">
      <w:pPr>
        <w:ind w:firstLine="720"/>
        <w:rPr>
          <w:rFonts w:ascii="Times New Roman" w:eastAsia="Times New Roman" w:hAnsi="Times New Roman" w:cs="Times New Roman"/>
          <w:sz w:val="20"/>
          <w:szCs w:val="20"/>
        </w:rPr>
      </w:pPr>
    </w:p>
    <w:p w14:paraId="52B943BF" w14:textId="471C454A" w:rsidR="00352C0A" w:rsidRDefault="008B6C6C" w:rsidP="00352C0A">
      <w:pPr>
        <w:ind w:firstLine="720"/>
        <w:rPr>
          <w:rFonts w:ascii="Times New Roman" w:eastAsia="Times New Roman" w:hAnsi="Times New Roman" w:cs="Times New Roman"/>
          <w:sz w:val="20"/>
          <w:szCs w:val="20"/>
        </w:rPr>
      </w:pPr>
      <w:r w:rsidRPr="006E0A26">
        <w:rPr>
          <w:rFonts w:ascii="Times New Roman" w:eastAsia="Times New Roman" w:hAnsi="Times New Roman" w:cs="Times New Roman"/>
          <w:sz w:val="20"/>
          <w:szCs w:val="20"/>
        </w:rPr>
        <w:t>Casting Mountain Solutions</w:t>
      </w:r>
      <w:r w:rsidR="00352C0A" w:rsidRPr="006E0A26">
        <w:rPr>
          <w:rFonts w:ascii="Times New Roman" w:eastAsia="Times New Roman" w:hAnsi="Times New Roman" w:cs="Times New Roman"/>
          <w:sz w:val="20"/>
          <w:szCs w:val="20"/>
        </w:rPr>
        <w:t>, LLC</w:t>
      </w:r>
      <w:r w:rsidR="00352C0A" w:rsidRPr="00352C0A">
        <w:rPr>
          <w:rFonts w:ascii="Times New Roman" w:eastAsia="Times New Roman" w:hAnsi="Times New Roman" w:cs="Times New Roman"/>
          <w:sz w:val="20"/>
          <w:szCs w:val="20"/>
        </w:rPr>
        <w:t xml:space="preserve"> </w:t>
      </w:r>
    </w:p>
    <w:p w14:paraId="2868D64C" w14:textId="77777777" w:rsidR="00352C0A" w:rsidRDefault="00352C0A" w:rsidP="00352C0A">
      <w:pPr>
        <w:ind w:firstLine="720"/>
        <w:rPr>
          <w:rFonts w:ascii="Times New Roman" w:eastAsia="Times New Roman" w:hAnsi="Times New Roman" w:cs="Times New Roman"/>
          <w:sz w:val="20"/>
          <w:szCs w:val="20"/>
        </w:rPr>
      </w:pPr>
    </w:p>
    <w:p w14:paraId="58F1E844"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By </w:t>
      </w:r>
      <w:r>
        <w:rPr>
          <w:rFonts w:ascii="Times New Roman" w:eastAsia="Times New Roman" w:hAnsi="Times New Roman" w:cs="Times New Roman"/>
          <w:sz w:val="20"/>
          <w:szCs w:val="20"/>
        </w:rPr>
        <w:t>___________________________________________</w:t>
      </w:r>
    </w:p>
    <w:p w14:paraId="53685D8E" w14:textId="77777777" w:rsidR="00352C0A" w:rsidRDefault="00352C0A" w:rsidP="00352C0A">
      <w:pPr>
        <w:ind w:firstLine="720"/>
        <w:rPr>
          <w:rFonts w:ascii="Times New Roman" w:eastAsia="Times New Roman" w:hAnsi="Times New Roman" w:cs="Times New Roman"/>
          <w:sz w:val="20"/>
          <w:szCs w:val="20"/>
        </w:rPr>
      </w:pPr>
    </w:p>
    <w:p w14:paraId="65D9FD28"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Name </w:t>
      </w:r>
      <w:r>
        <w:rPr>
          <w:rFonts w:ascii="Times New Roman" w:eastAsia="Times New Roman" w:hAnsi="Times New Roman" w:cs="Times New Roman"/>
          <w:sz w:val="20"/>
          <w:szCs w:val="20"/>
        </w:rPr>
        <w:t>_________________________________________</w:t>
      </w:r>
    </w:p>
    <w:p w14:paraId="76D1C8EF" w14:textId="77777777" w:rsidR="00352C0A" w:rsidRDefault="00352C0A" w:rsidP="00352C0A">
      <w:pPr>
        <w:ind w:firstLine="720"/>
        <w:rPr>
          <w:rFonts w:ascii="Times New Roman" w:eastAsia="Times New Roman" w:hAnsi="Times New Roman" w:cs="Times New Roman"/>
          <w:sz w:val="20"/>
          <w:szCs w:val="20"/>
        </w:rPr>
      </w:pPr>
    </w:p>
    <w:p w14:paraId="69167E1F" w14:textId="77777777" w:rsidR="00352C0A" w:rsidRDefault="00352C0A" w:rsidP="00352C0A">
      <w:pPr>
        <w:ind w:firstLine="720"/>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Title </w:t>
      </w:r>
      <w:r>
        <w:rPr>
          <w:rFonts w:ascii="Times New Roman" w:eastAsia="Times New Roman" w:hAnsi="Times New Roman" w:cs="Times New Roman"/>
          <w:sz w:val="20"/>
          <w:szCs w:val="20"/>
        </w:rPr>
        <w:t>___________________________________________</w:t>
      </w:r>
    </w:p>
    <w:p w14:paraId="1EF14A7F" w14:textId="77777777" w:rsidR="00352C0A" w:rsidRDefault="00352C0A" w:rsidP="00352C0A">
      <w:pPr>
        <w:ind w:firstLine="720"/>
        <w:rPr>
          <w:rFonts w:ascii="Times New Roman" w:eastAsia="Times New Roman" w:hAnsi="Times New Roman" w:cs="Times New Roman"/>
          <w:sz w:val="20"/>
          <w:szCs w:val="20"/>
        </w:rPr>
      </w:pPr>
    </w:p>
    <w:p w14:paraId="29C3BECF" w14:textId="5A061A82" w:rsidR="00352C0A" w:rsidRDefault="00352C0A" w:rsidP="00352C0A">
      <w:pPr>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Date: __________ , 201</w:t>
      </w:r>
      <w:r w:rsidR="00A945C5">
        <w:rPr>
          <w:rFonts w:ascii="Times New Roman" w:eastAsia="Times New Roman" w:hAnsi="Times New Roman" w:cs="Times New Roman"/>
          <w:sz w:val="20"/>
          <w:szCs w:val="20"/>
        </w:rPr>
        <w:t>9</w:t>
      </w:r>
      <w:r w:rsidRPr="00352C0A">
        <w:rPr>
          <w:rFonts w:ascii="Times New Roman" w:eastAsia="Times New Roman" w:hAnsi="Times New Roman" w:cs="Times New Roman"/>
          <w:sz w:val="20"/>
          <w:szCs w:val="20"/>
        </w:rPr>
        <w:t xml:space="preserve"> </w:t>
      </w:r>
    </w:p>
    <w:p w14:paraId="557BC86A" w14:textId="77777777" w:rsidR="00352C0A" w:rsidRDefault="00352C0A" w:rsidP="00352C0A">
      <w:pPr>
        <w:ind w:firstLine="720"/>
        <w:rPr>
          <w:rFonts w:ascii="Times New Roman" w:eastAsia="Times New Roman" w:hAnsi="Times New Roman" w:cs="Times New Roman"/>
          <w:sz w:val="20"/>
          <w:szCs w:val="20"/>
        </w:rPr>
      </w:pPr>
    </w:p>
    <w:p w14:paraId="08C473B6" w14:textId="77777777" w:rsidR="00352C0A" w:rsidRDefault="00352C0A" w:rsidP="00352C0A">
      <w:pPr>
        <w:ind w:firstLine="720"/>
        <w:rPr>
          <w:rFonts w:ascii="Times New Roman" w:eastAsia="Times New Roman" w:hAnsi="Times New Roman" w:cs="Times New Roman"/>
          <w:sz w:val="20"/>
          <w:szCs w:val="20"/>
        </w:rPr>
      </w:pPr>
    </w:p>
    <w:p w14:paraId="7397C17D" w14:textId="77777777" w:rsidR="00352C0A" w:rsidRDefault="00352C0A" w:rsidP="00352C0A">
      <w:pPr>
        <w:ind w:firstLine="720"/>
        <w:rPr>
          <w:rFonts w:ascii="Times New Roman" w:eastAsia="Times New Roman" w:hAnsi="Times New Roman" w:cs="Times New Roman"/>
          <w:sz w:val="20"/>
          <w:szCs w:val="20"/>
        </w:rPr>
      </w:pPr>
    </w:p>
    <w:p w14:paraId="1FE6D757" w14:textId="77777777" w:rsidR="00352C0A" w:rsidRDefault="00352C0A" w:rsidP="00352C0A">
      <w:pPr>
        <w:ind w:firstLine="720"/>
        <w:rPr>
          <w:rFonts w:ascii="Times New Roman" w:eastAsia="Times New Roman" w:hAnsi="Times New Roman" w:cs="Times New Roman"/>
          <w:sz w:val="20"/>
          <w:szCs w:val="20"/>
        </w:rPr>
      </w:pPr>
    </w:p>
    <w:p w14:paraId="75DFF30D" w14:textId="77777777" w:rsidR="00352C0A" w:rsidRDefault="00352C0A" w:rsidP="00352C0A">
      <w:pPr>
        <w:ind w:firstLine="720"/>
        <w:rPr>
          <w:rFonts w:ascii="Times New Roman" w:eastAsia="Times New Roman" w:hAnsi="Times New Roman" w:cs="Times New Roman"/>
          <w:sz w:val="20"/>
          <w:szCs w:val="20"/>
        </w:rPr>
      </w:pPr>
    </w:p>
    <w:p w14:paraId="2B7C40BF" w14:textId="77777777" w:rsidR="00352C0A" w:rsidRDefault="00352C0A" w:rsidP="00352C0A">
      <w:pPr>
        <w:ind w:firstLine="720"/>
        <w:rPr>
          <w:rFonts w:ascii="Times New Roman" w:eastAsia="Times New Roman" w:hAnsi="Times New Roman" w:cs="Times New Roman"/>
          <w:sz w:val="20"/>
          <w:szCs w:val="20"/>
        </w:rPr>
      </w:pPr>
    </w:p>
    <w:p w14:paraId="58CC9F26" w14:textId="77777777" w:rsidR="00352C0A" w:rsidRDefault="00352C0A" w:rsidP="00352C0A">
      <w:pPr>
        <w:ind w:firstLine="720"/>
        <w:rPr>
          <w:rFonts w:ascii="Times New Roman" w:eastAsia="Times New Roman" w:hAnsi="Times New Roman" w:cs="Times New Roman"/>
          <w:sz w:val="20"/>
          <w:szCs w:val="20"/>
        </w:rPr>
      </w:pPr>
    </w:p>
    <w:p w14:paraId="3D0264C0" w14:textId="77777777" w:rsidR="00352C0A" w:rsidRDefault="00352C0A" w:rsidP="00352C0A">
      <w:pPr>
        <w:jc w:val="center"/>
        <w:rPr>
          <w:rFonts w:ascii="Times New Roman" w:eastAsia="Times New Roman" w:hAnsi="Times New Roman" w:cs="Times New Roman"/>
          <w:sz w:val="20"/>
          <w:szCs w:val="20"/>
        </w:rPr>
      </w:pPr>
      <w:r w:rsidRPr="00352C0A">
        <w:rPr>
          <w:rFonts w:ascii="Times New Roman" w:eastAsia="Times New Roman" w:hAnsi="Times New Roman" w:cs="Times New Roman"/>
          <w:sz w:val="20"/>
          <w:szCs w:val="20"/>
        </w:rPr>
        <w:t xml:space="preserve">PLEASE RETURN TO: </w:t>
      </w:r>
    </w:p>
    <w:p w14:paraId="1FDFDB77" w14:textId="36C5545A" w:rsidR="00352C0A" w:rsidRPr="006A38AE" w:rsidRDefault="006A38AE" w:rsidP="00352C0A">
      <w:pPr>
        <w:jc w:val="center"/>
        <w:rPr>
          <w:rFonts w:ascii="Times New Roman" w:eastAsia="Times New Roman" w:hAnsi="Times New Roman" w:cs="Times New Roman"/>
          <w:sz w:val="20"/>
          <w:szCs w:val="20"/>
        </w:rPr>
      </w:pPr>
      <w:r w:rsidRPr="006A38AE">
        <w:rPr>
          <w:rFonts w:ascii="Times New Roman" w:eastAsia="Times New Roman" w:hAnsi="Times New Roman" w:cs="Times New Roman"/>
          <w:sz w:val="20"/>
          <w:szCs w:val="20"/>
        </w:rPr>
        <w:t>CASTING MOUNTAIN SOLUTION</w:t>
      </w:r>
      <w:r w:rsidR="00AE51B6">
        <w:rPr>
          <w:rFonts w:ascii="Times New Roman" w:eastAsia="Times New Roman" w:hAnsi="Times New Roman" w:cs="Times New Roman"/>
          <w:sz w:val="20"/>
          <w:szCs w:val="20"/>
        </w:rPr>
        <w:t>S</w:t>
      </w:r>
      <w:r w:rsidR="00352C0A" w:rsidRPr="006A38AE">
        <w:rPr>
          <w:rFonts w:ascii="Times New Roman" w:eastAsia="Times New Roman" w:hAnsi="Times New Roman" w:cs="Times New Roman"/>
          <w:sz w:val="20"/>
          <w:szCs w:val="20"/>
        </w:rPr>
        <w:t xml:space="preserve">, LLC </w:t>
      </w:r>
    </w:p>
    <w:p w14:paraId="2F9918A4" w14:textId="411ED63A" w:rsidR="00352C0A" w:rsidRPr="006A38AE" w:rsidRDefault="006A38AE" w:rsidP="00352C0A">
      <w:pPr>
        <w:jc w:val="center"/>
        <w:rPr>
          <w:rFonts w:ascii="Times New Roman" w:eastAsia="Times New Roman" w:hAnsi="Times New Roman" w:cs="Times New Roman"/>
          <w:sz w:val="20"/>
          <w:szCs w:val="20"/>
        </w:rPr>
      </w:pPr>
      <w:r w:rsidRPr="006A38AE">
        <w:rPr>
          <w:rFonts w:ascii="Times New Roman" w:eastAsia="Times New Roman" w:hAnsi="Times New Roman" w:cs="Times New Roman"/>
          <w:sz w:val="20"/>
          <w:szCs w:val="20"/>
        </w:rPr>
        <w:t>P.O. BOX 6158</w:t>
      </w:r>
    </w:p>
    <w:p w14:paraId="570D54E6" w14:textId="02BE16FA" w:rsidR="006A38AE" w:rsidRPr="006A38AE" w:rsidRDefault="006A38AE" w:rsidP="00352C0A">
      <w:pPr>
        <w:jc w:val="center"/>
        <w:rPr>
          <w:rFonts w:ascii="Times New Roman" w:eastAsia="Times New Roman" w:hAnsi="Times New Roman" w:cs="Times New Roman"/>
          <w:sz w:val="20"/>
          <w:szCs w:val="20"/>
        </w:rPr>
      </w:pPr>
      <w:r w:rsidRPr="006A38AE">
        <w:rPr>
          <w:rFonts w:ascii="Times New Roman" w:eastAsia="Times New Roman" w:hAnsi="Times New Roman" w:cs="Times New Roman"/>
          <w:sz w:val="20"/>
          <w:szCs w:val="20"/>
        </w:rPr>
        <w:t>MCKINNEY, TX 75071</w:t>
      </w:r>
    </w:p>
    <w:p w14:paraId="1F531443" w14:textId="05E6C909" w:rsidR="00352C0A" w:rsidRPr="006A38AE" w:rsidRDefault="00352C0A" w:rsidP="00352C0A">
      <w:pPr>
        <w:jc w:val="center"/>
        <w:rPr>
          <w:rFonts w:ascii="Times New Roman" w:eastAsia="Times New Roman" w:hAnsi="Times New Roman" w:cs="Times New Roman"/>
          <w:sz w:val="20"/>
          <w:szCs w:val="20"/>
        </w:rPr>
      </w:pPr>
      <w:r w:rsidRPr="006A38AE">
        <w:rPr>
          <w:rFonts w:ascii="Times New Roman" w:eastAsia="Times New Roman" w:hAnsi="Times New Roman" w:cs="Times New Roman"/>
          <w:sz w:val="20"/>
          <w:szCs w:val="20"/>
        </w:rPr>
        <w:t xml:space="preserve">ATTN: </w:t>
      </w:r>
      <w:r w:rsidR="006A38AE" w:rsidRPr="006A38AE">
        <w:rPr>
          <w:rFonts w:ascii="Times New Roman" w:eastAsia="Times New Roman" w:hAnsi="Times New Roman" w:cs="Times New Roman"/>
          <w:sz w:val="20"/>
          <w:szCs w:val="20"/>
        </w:rPr>
        <w:t>RANDIE WARD</w:t>
      </w:r>
    </w:p>
    <w:p w14:paraId="513D0928" w14:textId="651517A5" w:rsidR="00352C0A" w:rsidRPr="006A38AE" w:rsidRDefault="008A4726" w:rsidP="00352C0A">
      <w:pPr>
        <w:jc w:val="center"/>
        <w:rPr>
          <w:rFonts w:ascii="Times New Roman" w:eastAsia="Times New Roman" w:hAnsi="Times New Roman" w:cs="Times New Roman"/>
          <w:sz w:val="20"/>
          <w:szCs w:val="20"/>
        </w:rPr>
      </w:pPr>
      <w:r w:rsidRPr="006A38AE">
        <w:rPr>
          <w:rFonts w:ascii="Times New Roman" w:eastAsia="Times New Roman" w:hAnsi="Times New Roman" w:cs="Times New Roman"/>
          <w:sz w:val="20"/>
          <w:szCs w:val="20"/>
        </w:rPr>
        <w:t>PHONE: (</w:t>
      </w:r>
      <w:r w:rsidR="006A38AE" w:rsidRPr="006A38AE">
        <w:rPr>
          <w:rFonts w:ascii="Times New Roman" w:eastAsia="Times New Roman" w:hAnsi="Times New Roman" w:cs="Times New Roman"/>
          <w:sz w:val="20"/>
          <w:szCs w:val="20"/>
        </w:rPr>
        <w:t>972) 677-8591</w:t>
      </w:r>
      <w:r w:rsidR="00352C0A" w:rsidRPr="006A38AE">
        <w:rPr>
          <w:rFonts w:ascii="Times New Roman" w:eastAsia="Times New Roman" w:hAnsi="Times New Roman" w:cs="Times New Roman"/>
          <w:sz w:val="20"/>
          <w:szCs w:val="20"/>
        </w:rPr>
        <w:t xml:space="preserve"> </w:t>
      </w:r>
    </w:p>
    <w:p w14:paraId="2D9533ED" w14:textId="48EA4D05" w:rsidR="00352C0A" w:rsidRPr="00352C0A" w:rsidRDefault="006A38AE" w:rsidP="00352C0A">
      <w:pPr>
        <w:jc w:val="center"/>
        <w:rPr>
          <w:rFonts w:ascii="Times New Roman" w:eastAsia="Times New Roman" w:hAnsi="Times New Roman" w:cs="Times New Roman"/>
          <w:sz w:val="20"/>
          <w:szCs w:val="20"/>
        </w:rPr>
      </w:pPr>
      <w:r w:rsidRPr="006A38AE">
        <w:rPr>
          <w:rFonts w:ascii="Times New Roman" w:eastAsia="Times New Roman" w:hAnsi="Times New Roman" w:cs="Times New Roman"/>
          <w:sz w:val="20"/>
          <w:szCs w:val="20"/>
        </w:rPr>
        <w:t>CELL</w:t>
      </w:r>
      <w:r w:rsidR="008A4726" w:rsidRPr="006A38AE">
        <w:rPr>
          <w:rFonts w:ascii="Times New Roman" w:eastAsia="Times New Roman" w:hAnsi="Times New Roman" w:cs="Times New Roman"/>
          <w:sz w:val="20"/>
          <w:szCs w:val="20"/>
        </w:rPr>
        <w:t>: (</w:t>
      </w:r>
      <w:r w:rsidRPr="006A38AE">
        <w:rPr>
          <w:rFonts w:ascii="Times New Roman" w:eastAsia="Times New Roman" w:hAnsi="Times New Roman" w:cs="Times New Roman"/>
          <w:sz w:val="20"/>
          <w:szCs w:val="20"/>
        </w:rPr>
        <w:t>972) 768-2668</w:t>
      </w:r>
    </w:p>
    <w:p w14:paraId="4FF5D041" w14:textId="77777777" w:rsidR="00D05DF4" w:rsidRDefault="00D05DF4"/>
    <w:sectPr w:rsidR="00D05DF4" w:rsidSect="00352C0A">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5" w:author="Shane McCall" w:date="2020-02-13T12:44:00Z" w:initials="SM">
    <w:p w14:paraId="10E8E948" w14:textId="18B89ECE" w:rsidR="001B0E64" w:rsidRDefault="00A777FE">
      <w:pPr>
        <w:pStyle w:val="CommentText"/>
      </w:pPr>
      <w:r>
        <w:rPr>
          <w:rStyle w:val="CommentReference"/>
        </w:rPr>
        <w:annotationRef/>
      </w:r>
      <w:r>
        <w:t xml:space="preserve">Would you like the term to run from the signing of this agreement or from the disclosure of information, or </w:t>
      </w:r>
      <w:r w:rsidR="00B36E0D">
        <w:t>from the later of those two points in time?</w:t>
      </w:r>
      <w:r w:rsidR="00483E56">
        <w:t xml:space="preserve"> The termination date may have to be updated if the parties have an ongoing relationship with multiple business opportunities over time, or a new NDA could be entered into.</w:t>
      </w:r>
    </w:p>
  </w:comment>
  <w:comment w:id="26" w:author="Randie Ward" w:date="2020-02-25T11:47:00Z" w:initials="RW">
    <w:p w14:paraId="3139CAB7" w14:textId="7B114986" w:rsidR="009318A8" w:rsidRDefault="009318A8">
      <w:pPr>
        <w:pStyle w:val="CommentText"/>
      </w:pPr>
      <w:r>
        <w:rPr>
          <w:rStyle w:val="CommentReference"/>
        </w:rPr>
        <w:annotationRef/>
      </w:r>
      <w:r w:rsidR="00F56B0C">
        <w:t>I think from signing the agreement will be best.</w:t>
      </w:r>
    </w:p>
  </w:comment>
  <w:comment w:id="27" w:author="Shane McCall" w:date="2020-02-25T14:48:00Z" w:initials="SM">
    <w:p w14:paraId="33835AB6" w14:textId="42465E15" w:rsidR="007960CE" w:rsidRDefault="007960CE">
      <w:pPr>
        <w:pStyle w:val="CommentText"/>
      </w:pPr>
      <w:r>
        <w:rPr>
          <w:rStyle w:val="CommentReference"/>
        </w:rPr>
        <w:annotationRef/>
      </w:r>
      <w:r>
        <w:t xml:space="preserve">I revised to have it run from the date the agreement </w:t>
      </w:r>
      <w:r w:rsidR="008975CF">
        <w:t>is signed.</w:t>
      </w:r>
    </w:p>
  </w:comment>
  <w:comment w:id="34" w:author="Shane McCall" w:date="2020-02-13T12:45:00Z" w:initials="SM">
    <w:p w14:paraId="5F80C625" w14:textId="2F00F434" w:rsidR="00EB04D4" w:rsidRDefault="00EB04D4">
      <w:pPr>
        <w:pStyle w:val="CommentText"/>
      </w:pPr>
      <w:r>
        <w:rPr>
          <w:rStyle w:val="CommentReference"/>
        </w:rPr>
        <w:annotationRef/>
      </w:r>
      <w:r>
        <w:t>This term may not be needed. Are there brokers and purchasers involved</w:t>
      </w:r>
      <w:r w:rsidR="00B06969">
        <w:t xml:space="preserve"> in any transactions? If so, those terms should be defined.</w:t>
      </w:r>
    </w:p>
  </w:comment>
  <w:comment w:id="35" w:author="Randie Ward" w:date="2020-02-25T11:46:00Z" w:initials="RW">
    <w:p w14:paraId="3B00F3E3" w14:textId="05ABF745" w:rsidR="009318A8" w:rsidRDefault="009318A8">
      <w:pPr>
        <w:pStyle w:val="CommentText"/>
      </w:pPr>
      <w:r>
        <w:rPr>
          <w:rStyle w:val="CommentReference"/>
        </w:rPr>
        <w:annotationRef/>
      </w:r>
      <w:r>
        <w:t>I think this needs to be removed along with Paragraph #6.</w:t>
      </w:r>
    </w:p>
  </w:comment>
  <w:comment w:id="36" w:author="Shane McCall" w:date="2020-02-25T14:49:00Z" w:initials="SM">
    <w:p w14:paraId="3D68B762" w14:textId="15530435" w:rsidR="008C4D68" w:rsidRDefault="00AE5D93">
      <w:pPr>
        <w:pStyle w:val="CommentText"/>
      </w:pPr>
      <w:r>
        <w:t xml:space="preserve">That makes sense. </w:t>
      </w:r>
      <w:r w:rsidR="008C4D68">
        <w:rPr>
          <w:rStyle w:val="CommentReference"/>
        </w:rPr>
        <w:annotationRef/>
      </w:r>
      <w:r w:rsidR="008C4D68">
        <w:t>I’ve removed former paragraph 10</w:t>
      </w:r>
      <w:r w:rsidR="001F5436">
        <w:t>, dealing with brokers</w:t>
      </w:r>
      <w:r w:rsidR="005D5DDE">
        <w:t xml:space="preserve"> and </w:t>
      </w:r>
      <w:r w:rsidR="000F2E7B">
        <w:t>former</w:t>
      </w:r>
      <w:r w:rsidR="005D5DDE">
        <w:t xml:space="preserve"> paragraph 6 dealing with </w:t>
      </w:r>
      <w:r>
        <w:t>real estate or loans</w:t>
      </w:r>
      <w:r w:rsidR="008C4D68">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0E8E948" w15:done="0"/>
  <w15:commentEx w15:paraId="3139CAB7" w15:paraIdParent="10E8E948" w15:done="0"/>
  <w15:commentEx w15:paraId="33835AB6" w15:paraIdParent="10E8E948" w15:done="0"/>
  <w15:commentEx w15:paraId="5F80C625" w15:done="0"/>
  <w15:commentEx w15:paraId="3B00F3E3" w15:paraIdParent="5F80C625" w15:done="0"/>
  <w15:commentEx w15:paraId="3D68B762" w15:paraIdParent="5F80C6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0E8E948" w16cid:durableId="21EFC332"/>
  <w16cid:commentId w16cid:paraId="3139CAB7" w16cid:durableId="21FF87D5"/>
  <w16cid:commentId w16cid:paraId="33835AB6" w16cid:durableId="21FFB24B"/>
  <w16cid:commentId w16cid:paraId="5F80C625" w16cid:durableId="21EFC35D"/>
  <w16cid:commentId w16cid:paraId="3B00F3E3" w16cid:durableId="21FF878D"/>
  <w16cid:commentId w16cid:paraId="3D68B762" w16cid:durableId="21FFB27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ndie Ward">
    <w15:presenceInfo w15:providerId="Windows Live" w15:userId="716b33d9efd16a4c"/>
  </w15:person>
  <w15:person w15:author="Shane McCall">
    <w15:presenceInfo w15:providerId="AD" w15:userId="S::smccall@koprince.onmicrosoft.com::1c2ef783-f953-4d5c-b1a1-e9c780c9b2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C0A"/>
    <w:rsid w:val="00004329"/>
    <w:rsid w:val="00052B8B"/>
    <w:rsid w:val="000614A4"/>
    <w:rsid w:val="00070938"/>
    <w:rsid w:val="000F2E7B"/>
    <w:rsid w:val="001B0AE6"/>
    <w:rsid w:val="001B0E64"/>
    <w:rsid w:val="001F5436"/>
    <w:rsid w:val="002578BA"/>
    <w:rsid w:val="0026341B"/>
    <w:rsid w:val="00352C0A"/>
    <w:rsid w:val="00385B38"/>
    <w:rsid w:val="003D53AB"/>
    <w:rsid w:val="003F73D6"/>
    <w:rsid w:val="0047430A"/>
    <w:rsid w:val="00483E56"/>
    <w:rsid w:val="004912C8"/>
    <w:rsid w:val="004F435A"/>
    <w:rsid w:val="005016D5"/>
    <w:rsid w:val="00524C02"/>
    <w:rsid w:val="00533472"/>
    <w:rsid w:val="005D5DDE"/>
    <w:rsid w:val="005D6DC6"/>
    <w:rsid w:val="006A38AE"/>
    <w:rsid w:val="006E0A26"/>
    <w:rsid w:val="00770D53"/>
    <w:rsid w:val="00793CC7"/>
    <w:rsid w:val="007960CE"/>
    <w:rsid w:val="008204FB"/>
    <w:rsid w:val="00847028"/>
    <w:rsid w:val="008757B2"/>
    <w:rsid w:val="008975CF"/>
    <w:rsid w:val="008A4726"/>
    <w:rsid w:val="008B6C6C"/>
    <w:rsid w:val="008C4D68"/>
    <w:rsid w:val="009318A8"/>
    <w:rsid w:val="00946C75"/>
    <w:rsid w:val="00A14FAD"/>
    <w:rsid w:val="00A3323A"/>
    <w:rsid w:val="00A47066"/>
    <w:rsid w:val="00A777FE"/>
    <w:rsid w:val="00A93D90"/>
    <w:rsid w:val="00A945C5"/>
    <w:rsid w:val="00AA6C6C"/>
    <w:rsid w:val="00AD60B1"/>
    <w:rsid w:val="00AE51B6"/>
    <w:rsid w:val="00AE5D93"/>
    <w:rsid w:val="00B06969"/>
    <w:rsid w:val="00B36E0D"/>
    <w:rsid w:val="00B8004E"/>
    <w:rsid w:val="00C5317E"/>
    <w:rsid w:val="00C64BD6"/>
    <w:rsid w:val="00C867D7"/>
    <w:rsid w:val="00CC5CF8"/>
    <w:rsid w:val="00CD0FC3"/>
    <w:rsid w:val="00CD4B6A"/>
    <w:rsid w:val="00CE4907"/>
    <w:rsid w:val="00CF21C6"/>
    <w:rsid w:val="00D05DF4"/>
    <w:rsid w:val="00D81389"/>
    <w:rsid w:val="00DF72FE"/>
    <w:rsid w:val="00E10742"/>
    <w:rsid w:val="00E14D71"/>
    <w:rsid w:val="00E42437"/>
    <w:rsid w:val="00EB04D4"/>
    <w:rsid w:val="00ED2104"/>
    <w:rsid w:val="00F4776C"/>
    <w:rsid w:val="00F56B0C"/>
    <w:rsid w:val="00F773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0537D"/>
  <w14:defaultImageDpi w14:val="300"/>
  <w15:docId w15:val="{B3833B1B-FEB6-4CCE-A08F-3BBE4A02B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5B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5B38"/>
    <w:rPr>
      <w:rFonts w:ascii="Segoe UI" w:hAnsi="Segoe UI" w:cs="Segoe UI"/>
      <w:sz w:val="18"/>
      <w:szCs w:val="18"/>
    </w:rPr>
  </w:style>
  <w:style w:type="character" w:styleId="CommentReference">
    <w:name w:val="annotation reference"/>
    <w:basedOn w:val="DefaultParagraphFont"/>
    <w:uiPriority w:val="99"/>
    <w:semiHidden/>
    <w:unhideWhenUsed/>
    <w:rsid w:val="003F73D6"/>
    <w:rPr>
      <w:sz w:val="16"/>
      <w:szCs w:val="16"/>
    </w:rPr>
  </w:style>
  <w:style w:type="paragraph" w:styleId="CommentText">
    <w:name w:val="annotation text"/>
    <w:basedOn w:val="Normal"/>
    <w:link w:val="CommentTextChar"/>
    <w:uiPriority w:val="99"/>
    <w:semiHidden/>
    <w:unhideWhenUsed/>
    <w:rsid w:val="003F73D6"/>
    <w:rPr>
      <w:sz w:val="20"/>
      <w:szCs w:val="20"/>
    </w:rPr>
  </w:style>
  <w:style w:type="character" w:customStyle="1" w:styleId="CommentTextChar">
    <w:name w:val="Comment Text Char"/>
    <w:basedOn w:val="DefaultParagraphFont"/>
    <w:link w:val="CommentText"/>
    <w:uiPriority w:val="99"/>
    <w:semiHidden/>
    <w:rsid w:val="003F73D6"/>
    <w:rPr>
      <w:sz w:val="20"/>
      <w:szCs w:val="20"/>
    </w:rPr>
  </w:style>
  <w:style w:type="paragraph" w:styleId="CommentSubject">
    <w:name w:val="annotation subject"/>
    <w:basedOn w:val="CommentText"/>
    <w:next w:val="CommentText"/>
    <w:link w:val="CommentSubjectChar"/>
    <w:uiPriority w:val="99"/>
    <w:semiHidden/>
    <w:unhideWhenUsed/>
    <w:rsid w:val="003F73D6"/>
    <w:rPr>
      <w:b/>
      <w:bCs/>
    </w:rPr>
  </w:style>
  <w:style w:type="character" w:customStyle="1" w:styleId="CommentSubjectChar">
    <w:name w:val="Comment Subject Char"/>
    <w:basedOn w:val="CommentTextChar"/>
    <w:link w:val="CommentSubject"/>
    <w:uiPriority w:val="99"/>
    <w:semiHidden/>
    <w:rsid w:val="003F73D6"/>
    <w:rPr>
      <w:b/>
      <w:bCs/>
      <w:sz w:val="20"/>
      <w:szCs w:val="20"/>
    </w:rPr>
  </w:style>
  <w:style w:type="paragraph" w:styleId="Revision">
    <w:name w:val="Revision"/>
    <w:hidden/>
    <w:uiPriority w:val="99"/>
    <w:semiHidden/>
    <w:rsid w:val="001B0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33215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customXml" Target="../customXml/item4.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ea3aabae-29d8-4691-ba51-287773fd95aa">FTAWZ45F53FV-4-37227</_dlc_DocId>
    <_dlc_DocIdUrl xmlns="ea3aabae-29d8-4691-ba51-287773fd95aa">
      <Url>https://koprince.sharepoint.com/sites/KLclients/_layouts/15/DocIdRedir.aspx?ID=FTAWZ45F53FV-4-37227</Url>
      <Description>FTAWZ45F53FV-4-37227</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A2F2A3CA55207B4FB14C69DA91770FF5" ma:contentTypeVersion="14" ma:contentTypeDescription="Create a new document." ma:contentTypeScope="" ma:versionID="00193b873156334297c62c92e11c9553">
  <xsd:schema xmlns:xsd="http://www.w3.org/2001/XMLSchema" xmlns:xs="http://www.w3.org/2001/XMLSchema" xmlns:p="http://schemas.microsoft.com/office/2006/metadata/properties" xmlns:ns2="ea3aabae-29d8-4691-ba51-287773fd95aa" xmlns:ns3="820c02fc-da75-4d44-b2f2-aca58fa1ff23" targetNamespace="http://schemas.microsoft.com/office/2006/metadata/properties" ma:root="true" ma:fieldsID="63e1d3bac7308ca39311c10de02c2427" ns2:_="" ns3:_="">
    <xsd:import namespace="ea3aabae-29d8-4691-ba51-287773fd95aa"/>
    <xsd:import namespace="820c02fc-da75-4d44-b2f2-aca58fa1ff23"/>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3aabae-29d8-4691-ba51-287773fd95a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20c02fc-da75-4d44-b2f2-aca58fa1ff23"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MediaServiceAutoTags" ma:internalName="MediaServiceAutoTags" ma:readOnly="true">
      <xsd:simpleType>
        <xsd:restriction base="dms:Text"/>
      </xsd:simpleType>
    </xsd:element>
    <xsd:element name="MediaServiceLocation" ma:index="19" nillable="true" ma:displayName="MediaServiceLocation" ma:internalName="MediaServiceLocation" ma:readOnly="true">
      <xsd:simpleType>
        <xsd:restriction base="dms:Text"/>
      </xsd:simpleType>
    </xsd:element>
    <xsd:element name="MediaServiceOCR" ma:index="20" nillable="true" ma:displayName="MediaServiceOCR" ma:internalName="MediaServiceOCR" ma:readOnly="true">
      <xsd:simpleType>
        <xsd:restriction base="dms:Note">
          <xsd:maxLength value="255"/>
        </xsd:restriction>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A77751-BB1E-4832-B086-035D8DE9CB19}">
  <ds:schemaRefs>
    <ds:schemaRef ds:uri="http://schemas.microsoft.com/office/2006/metadata/properties"/>
    <ds:schemaRef ds:uri="http://schemas.microsoft.com/office/infopath/2007/PartnerControls"/>
    <ds:schemaRef ds:uri="ea3aabae-29d8-4691-ba51-287773fd95aa"/>
  </ds:schemaRefs>
</ds:datastoreItem>
</file>

<file path=customXml/itemProps2.xml><?xml version="1.0" encoding="utf-8"?>
<ds:datastoreItem xmlns:ds="http://schemas.openxmlformats.org/officeDocument/2006/customXml" ds:itemID="{DBC5903B-7DB0-4E84-89D1-A73E8F935A40}">
  <ds:schemaRefs>
    <ds:schemaRef ds:uri="http://schemas.microsoft.com/sharepoint/v3/contenttype/forms"/>
  </ds:schemaRefs>
</ds:datastoreItem>
</file>

<file path=customXml/itemProps3.xml><?xml version="1.0" encoding="utf-8"?>
<ds:datastoreItem xmlns:ds="http://schemas.openxmlformats.org/officeDocument/2006/customXml" ds:itemID="{B92FF61A-1D22-481D-85E1-3E64E76B1825}">
  <ds:schemaRefs>
    <ds:schemaRef ds:uri="http://schemas.microsoft.com/sharepoint/events"/>
  </ds:schemaRefs>
</ds:datastoreItem>
</file>

<file path=customXml/itemProps4.xml><?xml version="1.0" encoding="utf-8"?>
<ds:datastoreItem xmlns:ds="http://schemas.openxmlformats.org/officeDocument/2006/customXml" ds:itemID="{13E23574-8870-4412-975B-29DC2ADE2A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3aabae-29d8-4691-ba51-287773fd95aa"/>
    <ds:schemaRef ds:uri="820c02fc-da75-4d44-b2f2-aca58fa1ff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1751</Words>
  <Characters>9986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Evankoff</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Randie Ward</cp:lastModifiedBy>
  <cp:revision>7</cp:revision>
  <dcterms:created xsi:type="dcterms:W3CDTF">2020-03-06T01:36:00Z</dcterms:created>
  <dcterms:modified xsi:type="dcterms:W3CDTF">2020-03-06T01:38:00Z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0x010100A2F2A3CA55207B4FB14C69DA91770FF5</vt:lpwstr>
  </property>
  <property fmtid="{D5CDD505-2E9C-101B-9397-08002B2CF9AE}" pid="3" name="_dlc_DocIdItemGuid">
    <vt:lpwstr>273af1f8-535a-4ade-9057-ad6f88bd4697</vt:lpwstr>
  </property>
</Properties>
</file>