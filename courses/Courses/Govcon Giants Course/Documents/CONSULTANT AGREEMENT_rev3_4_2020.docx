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B2650" w14:textId="15794D5B" w:rsidR="00E25CDE" w:rsidRPr="00951CAE" w:rsidRDefault="00935930" w:rsidP="00951CAE">
      <w:pPr>
        <w:pStyle w:val="NormalWeb"/>
        <w:shd w:val="clear" w:color="auto" w:fill="FFFFFF"/>
        <w:spacing w:before="0" w:beforeAutospacing="0" w:after="225" w:afterAutospacing="0"/>
        <w:jc w:val="center"/>
        <w:rPr>
          <w:rFonts w:ascii="Times Roman" w:hAnsi="Times Roman"/>
          <w:color w:val="333333"/>
          <w:sz w:val="28"/>
          <w:szCs w:val="28"/>
        </w:rPr>
      </w:pPr>
      <w:r w:rsidRPr="00951CAE">
        <w:rPr>
          <w:rStyle w:val="Strong"/>
          <w:rFonts w:ascii="Times Roman" w:hAnsi="Times Roman"/>
          <w:color w:val="333333"/>
          <w:sz w:val="28"/>
          <w:szCs w:val="28"/>
        </w:rPr>
        <w:t>CONSULTANT AGREEMENT</w:t>
      </w:r>
    </w:p>
    <w:p w14:paraId="0C3A1098" w14:textId="26CEE3D2" w:rsidR="00951CAE" w:rsidRPr="00951CAE" w:rsidDel="009E24AD" w:rsidRDefault="00951CAE" w:rsidP="00951CAE">
      <w:pPr>
        <w:pStyle w:val="NormalWeb"/>
        <w:shd w:val="clear" w:color="auto" w:fill="FFFFFF"/>
        <w:spacing w:before="0" w:beforeAutospacing="0" w:after="225" w:afterAutospacing="0"/>
        <w:rPr>
          <w:del w:id="0" w:author="Shane McCall" w:date="2020-02-13T12:07:00Z"/>
          <w:rFonts w:ascii="Times Roman" w:hAnsi="Times Roman"/>
          <w:color w:val="333333"/>
          <w:sz w:val="24"/>
          <w:szCs w:val="24"/>
        </w:rPr>
      </w:pPr>
    </w:p>
    <w:p w14:paraId="2A9B58A2" w14:textId="110016DF" w:rsidR="00951CAE" w:rsidRPr="00951CAE" w:rsidRDefault="00AA0F15" w:rsidP="00951CAE">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THIS </w:t>
      </w:r>
      <w:ins w:id="1" w:author="Shane McCall" w:date="2020-02-12T16:35:00Z">
        <w:r w:rsidR="00541F26">
          <w:rPr>
            <w:rFonts w:ascii="Times Roman" w:hAnsi="Times Roman"/>
            <w:color w:val="333333"/>
            <w:sz w:val="24"/>
            <w:szCs w:val="24"/>
          </w:rPr>
          <w:t xml:space="preserve">CONSULTANT </w:t>
        </w:r>
      </w:ins>
      <w:r w:rsidRPr="00951CAE">
        <w:rPr>
          <w:rFonts w:ascii="Times Roman" w:hAnsi="Times Roman"/>
          <w:color w:val="333333"/>
          <w:sz w:val="24"/>
          <w:szCs w:val="24"/>
        </w:rPr>
        <w:t>AGREEMENT</w:t>
      </w:r>
      <w:ins w:id="2" w:author="Shane McCall" w:date="2020-02-12T16:35:00Z">
        <w:r w:rsidR="00541F26">
          <w:rPr>
            <w:rFonts w:ascii="Times Roman" w:hAnsi="Times Roman"/>
            <w:color w:val="333333"/>
            <w:sz w:val="24"/>
            <w:szCs w:val="24"/>
          </w:rPr>
          <w:t xml:space="preserve"> (the “Agreement”)</w:t>
        </w:r>
      </w:ins>
      <w:r w:rsidR="00935930" w:rsidRPr="00951CAE">
        <w:rPr>
          <w:rFonts w:ascii="Times Roman" w:hAnsi="Times Roman"/>
          <w:color w:val="333333"/>
          <w:sz w:val="24"/>
          <w:szCs w:val="24"/>
        </w:rPr>
        <w:t xml:space="preserve">, </w:t>
      </w:r>
      <w:r w:rsidRPr="00951CAE">
        <w:rPr>
          <w:rFonts w:ascii="Times Roman" w:hAnsi="Times Roman"/>
          <w:color w:val="333333"/>
          <w:sz w:val="24"/>
          <w:szCs w:val="24"/>
        </w:rPr>
        <w:t xml:space="preserve">made </w:t>
      </w:r>
      <w:r w:rsidR="00935930" w:rsidRPr="00951CAE">
        <w:rPr>
          <w:rFonts w:ascii="Times Roman" w:hAnsi="Times Roman"/>
          <w:color w:val="333333"/>
          <w:sz w:val="24"/>
          <w:szCs w:val="24"/>
        </w:rPr>
        <w:t>this </w:t>
      </w:r>
      <w:r w:rsidR="00883727" w:rsidRPr="00883727">
        <w:rPr>
          <w:rFonts w:ascii="Times Roman" w:hAnsi="Times Roman"/>
          <w:color w:val="333333"/>
          <w:sz w:val="24"/>
          <w:szCs w:val="24"/>
          <w:u w:val="single"/>
        </w:rPr>
        <w:t>29</w:t>
      </w:r>
      <w:r w:rsidRPr="00951CAE">
        <w:rPr>
          <w:rFonts w:ascii="Times Roman" w:hAnsi="Times Roman"/>
          <w:color w:val="333333"/>
          <w:sz w:val="24"/>
          <w:szCs w:val="24"/>
        </w:rPr>
        <w:t>th</w:t>
      </w:r>
      <w:r w:rsidR="00935930" w:rsidRPr="00951CAE">
        <w:rPr>
          <w:rFonts w:ascii="Times Roman" w:hAnsi="Times Roman"/>
          <w:color w:val="333333"/>
          <w:sz w:val="24"/>
          <w:szCs w:val="24"/>
        </w:rPr>
        <w:t xml:space="preserve"> day </w:t>
      </w:r>
      <w:r w:rsidR="00245378" w:rsidRPr="00951CAE">
        <w:rPr>
          <w:rFonts w:ascii="Times Roman" w:hAnsi="Times Roman"/>
          <w:color w:val="333333"/>
          <w:sz w:val="24"/>
          <w:szCs w:val="24"/>
        </w:rPr>
        <w:t xml:space="preserve">of </w:t>
      </w:r>
      <w:r w:rsidR="00883727">
        <w:rPr>
          <w:rFonts w:ascii="Times Roman" w:hAnsi="Times Roman"/>
          <w:color w:val="333333"/>
          <w:sz w:val="24"/>
          <w:szCs w:val="24"/>
          <w:u w:val="single"/>
        </w:rPr>
        <w:t>July,</w:t>
      </w:r>
      <w:r w:rsidR="00935930" w:rsidRPr="00951CAE">
        <w:rPr>
          <w:rFonts w:ascii="Times Roman" w:hAnsi="Times Roman"/>
          <w:color w:val="333333"/>
          <w:sz w:val="24"/>
          <w:szCs w:val="24"/>
        </w:rPr>
        <w:t xml:space="preserve"> 20</w:t>
      </w:r>
      <w:r w:rsidR="00245378" w:rsidRPr="00951CAE">
        <w:rPr>
          <w:rFonts w:ascii="Times Roman" w:hAnsi="Times Roman"/>
          <w:color w:val="333333"/>
          <w:sz w:val="24"/>
          <w:szCs w:val="24"/>
        </w:rPr>
        <w:t>1</w:t>
      </w:r>
      <w:r w:rsidR="00342178">
        <w:rPr>
          <w:rFonts w:ascii="Times Roman" w:hAnsi="Times Roman"/>
          <w:color w:val="333333"/>
          <w:sz w:val="24"/>
          <w:szCs w:val="24"/>
        </w:rPr>
        <w:t>9</w:t>
      </w:r>
      <w:r w:rsidR="00245378" w:rsidRPr="00951CAE">
        <w:rPr>
          <w:rFonts w:ascii="Times Roman" w:hAnsi="Times Roman"/>
          <w:color w:val="333333"/>
          <w:sz w:val="24"/>
          <w:szCs w:val="24"/>
        </w:rPr>
        <w:t xml:space="preserve"> </w:t>
      </w:r>
      <w:r w:rsidR="00935930" w:rsidRPr="00951CAE">
        <w:rPr>
          <w:rFonts w:ascii="Times Roman" w:hAnsi="Times Roman"/>
          <w:color w:val="333333"/>
          <w:sz w:val="24"/>
          <w:szCs w:val="24"/>
        </w:rPr>
        <w:t xml:space="preserve">by </w:t>
      </w:r>
      <w:r w:rsidR="004848E0">
        <w:rPr>
          <w:rFonts w:ascii="Times Roman" w:hAnsi="Times Roman"/>
          <w:b/>
          <w:color w:val="333333"/>
          <w:sz w:val="24"/>
          <w:szCs w:val="24"/>
        </w:rPr>
        <w:t>CASTING MOUNTAIN SOLUTION</w:t>
      </w:r>
      <w:r w:rsidR="00325B1B">
        <w:rPr>
          <w:rFonts w:ascii="Times Roman" w:hAnsi="Times Roman"/>
          <w:b/>
          <w:color w:val="333333"/>
          <w:sz w:val="24"/>
          <w:szCs w:val="24"/>
        </w:rPr>
        <w:t>S</w:t>
      </w:r>
      <w:r w:rsidR="004848E0">
        <w:rPr>
          <w:rFonts w:ascii="Times Roman" w:hAnsi="Times Roman"/>
          <w:b/>
          <w:color w:val="333333"/>
          <w:sz w:val="24"/>
          <w:szCs w:val="24"/>
        </w:rPr>
        <w:t>,</w:t>
      </w:r>
      <w:r w:rsidRPr="00951CAE">
        <w:rPr>
          <w:rFonts w:ascii="Times Roman" w:hAnsi="Times Roman"/>
          <w:b/>
          <w:color w:val="333333"/>
          <w:sz w:val="24"/>
          <w:szCs w:val="24"/>
        </w:rPr>
        <w:t xml:space="preserve"> </w:t>
      </w:r>
      <w:r w:rsidR="00245378" w:rsidRPr="00951CAE">
        <w:rPr>
          <w:rFonts w:ascii="Times Roman" w:hAnsi="Times Roman"/>
          <w:b/>
          <w:color w:val="333333"/>
          <w:sz w:val="24"/>
          <w:szCs w:val="24"/>
        </w:rPr>
        <w:t xml:space="preserve">LLC </w:t>
      </w:r>
      <w:r w:rsidR="00935930" w:rsidRPr="00951CAE">
        <w:rPr>
          <w:rFonts w:ascii="Times Roman" w:hAnsi="Times Roman"/>
          <w:color w:val="333333"/>
          <w:sz w:val="24"/>
          <w:szCs w:val="24"/>
        </w:rPr>
        <w:t>(“Consultant”),</w:t>
      </w:r>
      <w:r w:rsidR="00245378" w:rsidRPr="00951CAE">
        <w:rPr>
          <w:rFonts w:ascii="Times Roman" w:hAnsi="Times Roman"/>
          <w:color w:val="333333"/>
          <w:sz w:val="24"/>
          <w:szCs w:val="24"/>
        </w:rPr>
        <w:t xml:space="preserve"> </w:t>
      </w:r>
      <w:r w:rsidR="00935930" w:rsidRPr="00951CAE">
        <w:rPr>
          <w:rFonts w:ascii="Times Roman" w:hAnsi="Times Roman"/>
          <w:color w:val="333333"/>
          <w:sz w:val="24"/>
          <w:szCs w:val="24"/>
        </w:rPr>
        <w:t>and</w:t>
      </w:r>
      <w:del w:id="3" w:author="Shane McCall" w:date="2020-02-25T14:58:00Z">
        <w:r w:rsidR="009C2F64" w:rsidRPr="00E550AA" w:rsidDel="00E550AA">
          <w:rPr>
            <w:rFonts w:ascii="Times Roman" w:hAnsi="Times Roman"/>
            <w:color w:val="333333"/>
            <w:sz w:val="24"/>
            <w:szCs w:val="24"/>
            <w:rPrChange w:id="4" w:author="Shane McCall" w:date="2020-02-25T14:59:00Z">
              <w:rPr>
                <w:rFonts w:ascii="Times Roman" w:hAnsi="Times Roman"/>
                <w:color w:val="333333"/>
                <w:sz w:val="24"/>
                <w:szCs w:val="24"/>
                <w:u w:val="single"/>
              </w:rPr>
            </w:rPrChange>
          </w:rPr>
          <w:delText xml:space="preserve">  </w:delText>
        </w:r>
      </w:del>
      <w:ins w:id="5" w:author="Shane McCall" w:date="2020-02-25T14:59:00Z">
        <w:r w:rsidR="00E550AA" w:rsidRPr="00E550AA">
          <w:rPr>
            <w:rFonts w:ascii="Times Roman" w:hAnsi="Times Roman"/>
            <w:color w:val="333333"/>
            <w:sz w:val="24"/>
            <w:szCs w:val="24"/>
            <w:rPrChange w:id="6" w:author="Shane McCall" w:date="2020-02-25T14:59:00Z">
              <w:rPr>
                <w:rFonts w:ascii="Times Roman" w:hAnsi="Times Roman"/>
                <w:color w:val="333333"/>
                <w:sz w:val="24"/>
                <w:szCs w:val="24"/>
                <w:u w:val="single"/>
              </w:rPr>
            </w:rPrChange>
          </w:rPr>
          <w:t xml:space="preserve"> </w:t>
        </w:r>
      </w:ins>
      <w:r w:rsidR="00492885" w:rsidRPr="00E550AA">
        <w:rPr>
          <w:rFonts w:ascii="Times Roman" w:hAnsi="Times Roman"/>
          <w:color w:val="333333"/>
          <w:sz w:val="24"/>
          <w:szCs w:val="24"/>
          <w:rPrChange w:id="7" w:author="Shane McCall" w:date="2020-02-25T14:58:00Z">
            <w:rPr>
              <w:rFonts w:ascii="Times Roman" w:hAnsi="Times Roman"/>
              <w:color w:val="333333"/>
              <w:sz w:val="24"/>
              <w:szCs w:val="24"/>
              <w:u w:val="single"/>
            </w:rPr>
          </w:rPrChange>
        </w:rPr>
        <w:t>_____________</w:t>
      </w:r>
      <w:commentRangeStart w:id="8"/>
      <w:commentRangeStart w:id="9"/>
      <w:del w:id="10" w:author="Shane McCall" w:date="2020-02-25T14:58:00Z">
        <w:r w:rsidR="00245378" w:rsidRPr="00D83EFD" w:rsidDel="00E550AA">
          <w:rPr>
            <w:rFonts w:ascii="Times Roman" w:hAnsi="Times Roman"/>
            <w:color w:val="333333"/>
            <w:sz w:val="24"/>
            <w:szCs w:val="24"/>
          </w:rPr>
          <w:delText>a</w:delText>
        </w:r>
        <w:commentRangeEnd w:id="8"/>
        <w:r w:rsidR="0077545D" w:rsidRPr="00D83EFD" w:rsidDel="00E550AA">
          <w:rPr>
            <w:rStyle w:val="CommentReference"/>
            <w:rFonts w:asciiTheme="minorHAnsi" w:hAnsiTheme="minorHAnsi" w:cstheme="minorBidi"/>
          </w:rPr>
          <w:commentReference w:id="8"/>
        </w:r>
      </w:del>
      <w:commentRangeEnd w:id="9"/>
      <w:r w:rsidR="00E550AA" w:rsidRPr="00FF1131">
        <w:rPr>
          <w:rStyle w:val="CommentReference"/>
          <w:rFonts w:asciiTheme="minorHAnsi" w:hAnsiTheme="minorHAnsi" w:cstheme="minorBidi"/>
        </w:rPr>
        <w:commentReference w:id="9"/>
      </w:r>
      <w:del w:id="11" w:author="Shane McCall" w:date="2020-02-25T14:58:00Z">
        <w:r w:rsidR="00245378" w:rsidRPr="00D83EFD" w:rsidDel="00E550AA">
          <w:rPr>
            <w:rFonts w:ascii="Times Roman" w:hAnsi="Times Roman"/>
            <w:color w:val="333333"/>
            <w:sz w:val="24"/>
            <w:szCs w:val="24"/>
          </w:rPr>
          <w:delText xml:space="preserve"> </w:delText>
        </w:r>
        <w:r w:rsidR="00833F0F" w:rsidRPr="00D83EFD" w:rsidDel="00E550AA">
          <w:rPr>
            <w:rFonts w:ascii="Times Roman" w:hAnsi="Times Roman"/>
            <w:color w:val="333333"/>
            <w:sz w:val="24"/>
            <w:szCs w:val="24"/>
            <w:rPrChange w:id="12" w:author="Shane McCall" w:date="2020-02-27T12:24:00Z">
              <w:rPr>
                <w:rFonts w:ascii="Times Roman" w:hAnsi="Times Roman"/>
                <w:color w:val="333333"/>
                <w:sz w:val="24"/>
                <w:szCs w:val="24"/>
                <w:highlight w:val="yellow"/>
              </w:rPr>
            </w:rPrChange>
          </w:rPr>
          <w:delText>______</w:delText>
        </w:r>
      </w:del>
      <w:r w:rsidR="00245378" w:rsidRPr="00D83EFD">
        <w:rPr>
          <w:rFonts w:ascii="Times Roman" w:hAnsi="Times Roman"/>
          <w:color w:val="333333"/>
          <w:sz w:val="24"/>
          <w:szCs w:val="24"/>
          <w:rPrChange w:id="13" w:author="Shane McCall" w:date="2020-02-27T12:24:00Z">
            <w:rPr>
              <w:rFonts w:ascii="Times Roman" w:hAnsi="Times Roman"/>
              <w:color w:val="333333"/>
              <w:sz w:val="24"/>
              <w:szCs w:val="24"/>
              <w:highlight w:val="yellow"/>
            </w:rPr>
          </w:rPrChange>
        </w:rPr>
        <w:t xml:space="preserve"> (</w:t>
      </w:r>
      <w:r w:rsidR="00245378" w:rsidRPr="00951CAE">
        <w:rPr>
          <w:rFonts w:ascii="Times Roman" w:hAnsi="Times Roman"/>
          <w:color w:val="333333"/>
          <w:sz w:val="24"/>
          <w:szCs w:val="24"/>
        </w:rPr>
        <w:t>“C</w:t>
      </w:r>
      <w:r w:rsidR="00012893">
        <w:rPr>
          <w:rFonts w:ascii="Times Roman" w:hAnsi="Times Roman"/>
          <w:color w:val="333333"/>
          <w:sz w:val="24"/>
          <w:szCs w:val="24"/>
        </w:rPr>
        <w:t>lient</w:t>
      </w:r>
      <w:r w:rsidR="00245378" w:rsidRPr="00951CAE">
        <w:rPr>
          <w:rFonts w:ascii="Times Roman" w:hAnsi="Times Roman"/>
          <w:color w:val="333333"/>
          <w:sz w:val="24"/>
          <w:szCs w:val="24"/>
        </w:rPr>
        <w:t>”)</w:t>
      </w:r>
      <w:ins w:id="14" w:author="Shane McCall" w:date="2020-02-12T16:44:00Z">
        <w:r w:rsidR="00310D30">
          <w:rPr>
            <w:rFonts w:ascii="Times Roman" w:hAnsi="Times Roman"/>
            <w:color w:val="333333"/>
            <w:sz w:val="24"/>
            <w:szCs w:val="24"/>
          </w:rPr>
          <w:t xml:space="preserve"> (Consultant and Client </w:t>
        </w:r>
      </w:ins>
      <w:ins w:id="15" w:author="Shane McCall" w:date="2020-02-12T16:45:00Z">
        <w:r w:rsidR="00450EB3">
          <w:rPr>
            <w:rFonts w:ascii="Times Roman" w:hAnsi="Times Roman"/>
            <w:color w:val="333333"/>
            <w:sz w:val="24"/>
            <w:szCs w:val="24"/>
          </w:rPr>
          <w:t xml:space="preserve">can </w:t>
        </w:r>
      </w:ins>
      <w:ins w:id="16" w:author="Shane McCall" w:date="2020-02-12T16:44:00Z">
        <w:r w:rsidR="00310D30">
          <w:rPr>
            <w:rFonts w:ascii="Times Roman" w:hAnsi="Times Roman"/>
            <w:color w:val="333333"/>
            <w:sz w:val="24"/>
            <w:szCs w:val="24"/>
          </w:rPr>
          <w:t xml:space="preserve">collectively </w:t>
        </w:r>
      </w:ins>
      <w:ins w:id="17" w:author="Shane McCall" w:date="2020-02-12T16:45:00Z">
        <w:r w:rsidR="00450EB3">
          <w:rPr>
            <w:rFonts w:ascii="Times Roman" w:hAnsi="Times Roman"/>
            <w:color w:val="333333"/>
            <w:sz w:val="24"/>
            <w:szCs w:val="24"/>
          </w:rPr>
          <w:t>be referred to as the “Parties”)</w:t>
        </w:r>
      </w:ins>
      <w:r w:rsidR="00245378" w:rsidRPr="00951CAE">
        <w:rPr>
          <w:rFonts w:ascii="Times Roman" w:hAnsi="Times Roman"/>
          <w:color w:val="333333"/>
          <w:sz w:val="24"/>
          <w:szCs w:val="24"/>
        </w:rPr>
        <w:t>.</w:t>
      </w:r>
      <w:r w:rsidR="00935930" w:rsidRPr="00951CAE">
        <w:rPr>
          <w:rFonts w:ascii="Times Roman" w:hAnsi="Times Roman"/>
          <w:color w:val="333333"/>
          <w:sz w:val="24"/>
          <w:szCs w:val="24"/>
        </w:rPr>
        <w:t xml:space="preserve"> </w:t>
      </w:r>
      <w:bookmarkStart w:id="18" w:name="_GoBack"/>
      <w:bookmarkEnd w:id="18"/>
    </w:p>
    <w:p w14:paraId="5DA1EF9C" w14:textId="77777777" w:rsidR="00935930" w:rsidRPr="006A5486" w:rsidRDefault="00935930" w:rsidP="00935930">
      <w:pPr>
        <w:pStyle w:val="NormalWeb"/>
        <w:shd w:val="clear" w:color="auto" w:fill="FFFFFF"/>
        <w:spacing w:before="0" w:beforeAutospacing="0" w:after="225" w:afterAutospacing="0"/>
        <w:jc w:val="center"/>
        <w:rPr>
          <w:rFonts w:ascii="Times Roman" w:hAnsi="Times Roman"/>
          <w:b/>
          <w:color w:val="333333"/>
          <w:sz w:val="24"/>
          <w:szCs w:val="24"/>
        </w:rPr>
      </w:pPr>
      <w:r w:rsidRPr="006A5486">
        <w:rPr>
          <w:rFonts w:ascii="Times Roman" w:hAnsi="Times Roman"/>
          <w:b/>
          <w:color w:val="333333"/>
          <w:sz w:val="24"/>
          <w:szCs w:val="24"/>
        </w:rPr>
        <w:t>WITNESSETH</w:t>
      </w:r>
    </w:p>
    <w:p w14:paraId="287210CF" w14:textId="16D8A92B"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del w:id="19" w:author="Shane McCall" w:date="2020-02-12T14:42:00Z">
        <w:r w:rsidRPr="00951CAE" w:rsidDel="008556D8">
          <w:rPr>
            <w:rFonts w:ascii="Times Roman" w:hAnsi="Times Roman"/>
            <w:color w:val="333333"/>
            <w:sz w:val="24"/>
            <w:szCs w:val="24"/>
          </w:rPr>
          <w:delText xml:space="preserve">            </w:delText>
        </w:r>
      </w:del>
      <w:r w:rsidRPr="00951CAE">
        <w:rPr>
          <w:rFonts w:ascii="Times Roman" w:hAnsi="Times Roman"/>
          <w:color w:val="333333"/>
          <w:sz w:val="24"/>
          <w:szCs w:val="24"/>
        </w:rPr>
        <w:t>WHEREAS, Consultant wishes to provide certain professional services and deliverables (the “Services” and the “Deliverables”) as set forth in Appendix A, which is attached hereto and made a part hereof; and</w:t>
      </w:r>
    </w:p>
    <w:p w14:paraId="3AFBA692" w14:textId="443C88FC"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WHEREAS, </w:t>
      </w:r>
      <w:r w:rsidR="00C40B22">
        <w:rPr>
          <w:rFonts w:ascii="Times Roman" w:hAnsi="Times Roman"/>
          <w:color w:val="333333"/>
          <w:sz w:val="24"/>
          <w:szCs w:val="24"/>
        </w:rPr>
        <w:t>Client</w:t>
      </w:r>
      <w:r w:rsidRPr="00951CAE">
        <w:rPr>
          <w:rFonts w:ascii="Times Roman" w:hAnsi="Times Roman"/>
          <w:color w:val="333333"/>
          <w:sz w:val="24"/>
          <w:szCs w:val="24"/>
        </w:rPr>
        <w:t xml:space="preserve"> wishes to procure the Services and Deliverables from Consultant, </w:t>
      </w:r>
      <w:ins w:id="20" w:author="Shane McCall" w:date="2020-02-12T16:03:00Z">
        <w:r w:rsidR="00C65F71" w:rsidRPr="00951CAE">
          <w:rPr>
            <w:rFonts w:ascii="Times Roman" w:hAnsi="Times Roman"/>
            <w:color w:val="333333"/>
            <w:sz w:val="24"/>
            <w:szCs w:val="24"/>
          </w:rPr>
          <w:t>as more fully described in Appendix A attached hereto and made a part hereof</w:t>
        </w:r>
        <w:r w:rsidR="00C65F71">
          <w:rPr>
            <w:rFonts w:ascii="Times Roman" w:hAnsi="Times Roman"/>
            <w:color w:val="333333"/>
            <w:sz w:val="24"/>
            <w:szCs w:val="24"/>
          </w:rPr>
          <w:t>,</w:t>
        </w:r>
        <w:r w:rsidR="00C65F71" w:rsidRPr="00951CAE">
          <w:rPr>
            <w:rFonts w:ascii="Times Roman" w:hAnsi="Times Roman"/>
            <w:color w:val="333333"/>
            <w:sz w:val="24"/>
            <w:szCs w:val="24"/>
          </w:rPr>
          <w:t xml:space="preserve"> </w:t>
        </w:r>
      </w:ins>
      <w:r w:rsidRPr="00951CAE">
        <w:rPr>
          <w:rFonts w:ascii="Times Roman" w:hAnsi="Times Roman"/>
          <w:color w:val="333333"/>
          <w:sz w:val="24"/>
          <w:szCs w:val="24"/>
        </w:rPr>
        <w:t>for good and valuable consideration</w:t>
      </w:r>
      <w:del w:id="21" w:author="Shane McCall" w:date="2020-02-12T16:03:00Z">
        <w:r w:rsidRPr="00951CAE" w:rsidDel="00C65F71">
          <w:rPr>
            <w:rFonts w:ascii="Times Roman" w:hAnsi="Times Roman"/>
            <w:color w:val="333333"/>
            <w:sz w:val="24"/>
            <w:szCs w:val="24"/>
          </w:rPr>
          <w:delText>, as more fully described in Appendix A attached hereto and made a part hereof</w:delText>
        </w:r>
      </w:del>
      <w:r w:rsidRPr="00951CAE">
        <w:rPr>
          <w:rFonts w:ascii="Times Roman" w:hAnsi="Times Roman"/>
          <w:color w:val="333333"/>
          <w:sz w:val="24"/>
          <w:szCs w:val="24"/>
        </w:rPr>
        <w:t>.</w:t>
      </w:r>
    </w:p>
    <w:p w14:paraId="633212EB"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NOW, THEREFORE, in consideration of the mutual promises and covenants hereinafter set forth, the parties hereto agree as follows:</w:t>
      </w:r>
    </w:p>
    <w:p w14:paraId="130CA015" w14:textId="77777777" w:rsidR="00107386"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1.         </w:t>
      </w:r>
      <w:r w:rsidRPr="00951CAE">
        <w:rPr>
          <w:rFonts w:ascii="Times Roman" w:hAnsi="Times Roman"/>
          <w:b/>
          <w:color w:val="333333"/>
          <w:sz w:val="24"/>
          <w:szCs w:val="24"/>
        </w:rPr>
        <w:t>SCOPE OF WORK</w:t>
      </w:r>
      <w:r w:rsidR="00107386" w:rsidRPr="00951CAE">
        <w:rPr>
          <w:rFonts w:ascii="Times Roman" w:hAnsi="Times Roman"/>
          <w:color w:val="333333"/>
          <w:sz w:val="24"/>
          <w:szCs w:val="24"/>
        </w:rPr>
        <w:t xml:space="preserve"> </w:t>
      </w:r>
    </w:p>
    <w:p w14:paraId="66660FE1" w14:textId="5C98A122"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Consultant agrees to provide the Services and supply the Deliverables described in Appendix A which is attached hereto.</w:t>
      </w:r>
      <w:ins w:id="22" w:author="Matthew Schoonover" w:date="2020-02-18T13:14:00Z">
        <w:r w:rsidR="00B01A97">
          <w:rPr>
            <w:rFonts w:ascii="Times Roman" w:hAnsi="Times Roman"/>
            <w:color w:val="333333"/>
            <w:sz w:val="24"/>
            <w:szCs w:val="24"/>
          </w:rPr>
          <w:t xml:space="preserve"> Client wishes to engage Consultant to perform these services on behalf of Client, as a bona fide agen</w:t>
        </w:r>
        <w:r w:rsidR="00FD46A2">
          <w:rPr>
            <w:rFonts w:ascii="Times Roman" w:hAnsi="Times Roman"/>
            <w:color w:val="333333"/>
            <w:sz w:val="24"/>
            <w:szCs w:val="24"/>
          </w:rPr>
          <w:t xml:space="preserve">t (as that term is used in FAR </w:t>
        </w:r>
      </w:ins>
      <w:ins w:id="23" w:author="Matthew Schoonover" w:date="2020-02-18T13:15:00Z">
        <w:r w:rsidR="00827EB5">
          <w:rPr>
            <w:rFonts w:ascii="Times Roman" w:hAnsi="Times Roman"/>
            <w:color w:val="333333"/>
            <w:sz w:val="24"/>
            <w:szCs w:val="24"/>
          </w:rPr>
          <w:t>52.203-5(b)</w:t>
        </w:r>
      </w:ins>
      <w:ins w:id="24" w:author="Randie Ward" w:date="2020-02-25T11:27:00Z">
        <w:r w:rsidR="001E4E6C">
          <w:rPr>
            <w:rFonts w:ascii="Times Roman" w:hAnsi="Times Roman"/>
            <w:color w:val="333333"/>
            <w:sz w:val="24"/>
            <w:szCs w:val="24"/>
          </w:rPr>
          <w:t>)</w:t>
        </w:r>
      </w:ins>
      <w:ins w:id="25" w:author="Matthew Schoonover" w:date="2020-02-18T13:15:00Z">
        <w:r w:rsidR="00827EB5">
          <w:rPr>
            <w:rFonts w:ascii="Times Roman" w:hAnsi="Times Roman"/>
            <w:color w:val="333333"/>
            <w:sz w:val="24"/>
            <w:szCs w:val="24"/>
          </w:rPr>
          <w:t>.</w:t>
        </w:r>
      </w:ins>
    </w:p>
    <w:p w14:paraId="747C2B2A" w14:textId="77777777" w:rsidR="00107386" w:rsidRPr="00951CAE" w:rsidRDefault="00107386" w:rsidP="00935930">
      <w:pPr>
        <w:pStyle w:val="NormalWeb"/>
        <w:shd w:val="clear" w:color="auto" w:fill="FFFFFF"/>
        <w:spacing w:before="0" w:beforeAutospacing="0" w:after="225" w:afterAutospacing="0"/>
        <w:rPr>
          <w:rFonts w:ascii="Times Roman" w:hAnsi="Times Roman"/>
          <w:b/>
          <w:color w:val="333333"/>
          <w:sz w:val="24"/>
          <w:szCs w:val="24"/>
        </w:rPr>
      </w:pPr>
      <w:r w:rsidRPr="00951CAE">
        <w:rPr>
          <w:rFonts w:ascii="Times Roman" w:hAnsi="Times Roman"/>
          <w:color w:val="333333"/>
          <w:sz w:val="24"/>
          <w:szCs w:val="24"/>
        </w:rPr>
        <w:t xml:space="preserve">2.         </w:t>
      </w:r>
      <w:r w:rsidRPr="00951CAE">
        <w:rPr>
          <w:rFonts w:ascii="Times Roman" w:hAnsi="Times Roman"/>
          <w:b/>
          <w:color w:val="333333"/>
          <w:sz w:val="24"/>
          <w:szCs w:val="24"/>
        </w:rPr>
        <w:t xml:space="preserve">TERM/TERMINATION </w:t>
      </w:r>
    </w:p>
    <w:p w14:paraId="5A90D0D5" w14:textId="1F4ED895"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This Agreement shall remain in effect until the sooner of: (a) the completion by Consultant of all services specified in all Appendices hereto; (b) </w:t>
      </w:r>
      <w:r w:rsidRPr="00951CAE">
        <w:rPr>
          <w:rFonts w:ascii="Times Roman" w:hAnsi="Times Roman"/>
          <w:color w:val="333333"/>
          <w:sz w:val="24"/>
          <w:szCs w:val="24"/>
          <w:u w:val="single"/>
        </w:rPr>
        <w:t> </w:t>
      </w:r>
      <w:r w:rsidR="00492885">
        <w:rPr>
          <w:rFonts w:ascii="Times Roman" w:hAnsi="Times Roman"/>
          <w:color w:val="333333"/>
          <w:sz w:val="24"/>
          <w:szCs w:val="24"/>
          <w:u w:val="single"/>
        </w:rPr>
        <w:t>__</w:t>
      </w:r>
      <w:r w:rsidR="00245378" w:rsidRPr="00951CAE">
        <w:rPr>
          <w:rFonts w:ascii="Times Roman" w:hAnsi="Times Roman"/>
          <w:color w:val="333333"/>
          <w:sz w:val="24"/>
          <w:szCs w:val="24"/>
          <w:u w:val="single"/>
        </w:rPr>
        <w:t xml:space="preserve"> </w:t>
      </w:r>
      <w:r w:rsidR="00245378" w:rsidRPr="00951CAE">
        <w:rPr>
          <w:rFonts w:ascii="Times Roman" w:hAnsi="Times Roman"/>
          <w:color w:val="333333"/>
          <w:sz w:val="24"/>
          <w:szCs w:val="24"/>
        </w:rPr>
        <w:t>month</w:t>
      </w:r>
      <w:r w:rsidRPr="00951CAE">
        <w:rPr>
          <w:rFonts w:ascii="Times Roman" w:hAnsi="Times Roman"/>
          <w:color w:val="333333"/>
          <w:sz w:val="24"/>
          <w:szCs w:val="24"/>
        </w:rPr>
        <w:t>(s) from its execution; or (c) as otherwise provided in the Agreement.  Should both parties agree, this Agreement may be renewed for up to </w:t>
      </w:r>
      <w:r w:rsidRPr="00951CAE">
        <w:rPr>
          <w:rFonts w:ascii="Times Roman" w:hAnsi="Times Roman"/>
          <w:color w:val="333333"/>
          <w:sz w:val="24"/>
          <w:szCs w:val="24"/>
          <w:u w:val="single"/>
        </w:rPr>
        <w:t>  __   </w:t>
      </w:r>
      <w:r w:rsidRPr="00951CAE">
        <w:rPr>
          <w:rFonts w:ascii="Times Roman" w:hAnsi="Times Roman"/>
          <w:color w:val="333333"/>
          <w:sz w:val="24"/>
          <w:szCs w:val="24"/>
        </w:rPr>
        <w:t> year (s).</w:t>
      </w:r>
    </w:p>
    <w:p w14:paraId="00A86ED9" w14:textId="5C5F3A0E"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This Agreement may </w:t>
      </w:r>
      <w:r w:rsidR="00107386" w:rsidRPr="00951CAE">
        <w:rPr>
          <w:rFonts w:ascii="Times Roman" w:hAnsi="Times Roman"/>
          <w:color w:val="333333"/>
          <w:sz w:val="24"/>
          <w:szCs w:val="24"/>
        </w:rPr>
        <w:t>be terminated by either party on</w:t>
      </w:r>
      <w:r w:rsidRPr="00951CAE">
        <w:rPr>
          <w:rFonts w:ascii="Times Roman" w:hAnsi="Times Roman"/>
          <w:color w:val="333333"/>
          <w:sz w:val="24"/>
          <w:szCs w:val="24"/>
        </w:rPr>
        <w:t> </w:t>
      </w:r>
      <w:r w:rsidR="00492885">
        <w:rPr>
          <w:rFonts w:ascii="Times Roman" w:hAnsi="Times Roman"/>
          <w:color w:val="333333"/>
          <w:sz w:val="24"/>
          <w:szCs w:val="24"/>
        </w:rPr>
        <w:t>__</w:t>
      </w:r>
      <w:r w:rsidR="00245378" w:rsidRPr="00951CAE">
        <w:rPr>
          <w:rFonts w:ascii="Times Roman" w:hAnsi="Times Roman"/>
          <w:color w:val="333333"/>
          <w:sz w:val="24"/>
          <w:szCs w:val="24"/>
          <w:u w:val="single"/>
        </w:rPr>
        <w:t xml:space="preserve"> </w:t>
      </w:r>
      <w:r w:rsidRPr="00951CAE">
        <w:rPr>
          <w:rFonts w:ascii="Times Roman" w:hAnsi="Times Roman"/>
          <w:color w:val="333333"/>
          <w:sz w:val="24"/>
          <w:szCs w:val="24"/>
        </w:rPr>
        <w:t>days prior written notice.  In the event of any such termination, Consultant shall be paid for all Services that it performed prior to such termination, including any authorized Services performed during the notice period.</w:t>
      </w:r>
    </w:p>
    <w:p w14:paraId="58B12AC9" w14:textId="721877EA"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Upon completion of Services or earlier termination of this Agreement, Consultant and/or its employees and subcontractors shall return to </w:t>
      </w:r>
      <w:r w:rsidR="00C40B22">
        <w:rPr>
          <w:rFonts w:ascii="Times Roman" w:hAnsi="Times Roman"/>
          <w:color w:val="333333"/>
          <w:sz w:val="24"/>
          <w:szCs w:val="24"/>
        </w:rPr>
        <w:t>Client</w:t>
      </w:r>
      <w:r w:rsidRPr="00951CAE">
        <w:rPr>
          <w:rFonts w:ascii="Times Roman" w:hAnsi="Times Roman"/>
          <w:color w:val="333333"/>
          <w:sz w:val="24"/>
          <w:szCs w:val="24"/>
        </w:rPr>
        <w:t xml:space="preserve"> all data, materials and other work product, other than </w:t>
      </w:r>
      <w:r w:rsidR="007F45CD" w:rsidRPr="00ED0619">
        <w:rPr>
          <w:rFonts w:ascii="Times Roman" w:hAnsi="Times Roman"/>
          <w:color w:val="333333"/>
          <w:sz w:val="24"/>
          <w:szCs w:val="24"/>
        </w:rPr>
        <w:t>Casting Mountain So</w:t>
      </w:r>
      <w:r w:rsidR="00225110" w:rsidRPr="00ED0619">
        <w:rPr>
          <w:rFonts w:ascii="Times Roman" w:hAnsi="Times Roman"/>
          <w:color w:val="333333"/>
          <w:sz w:val="24"/>
          <w:szCs w:val="24"/>
        </w:rPr>
        <w:t>lution</w:t>
      </w:r>
      <w:r w:rsidR="00FC2B50" w:rsidRPr="00ED0619">
        <w:rPr>
          <w:rFonts w:ascii="Times Roman" w:hAnsi="Times Roman"/>
          <w:color w:val="333333"/>
          <w:sz w:val="24"/>
          <w:szCs w:val="24"/>
        </w:rPr>
        <w:t>s</w:t>
      </w:r>
      <w:r w:rsidR="005C7428" w:rsidRPr="00ED0619">
        <w:rPr>
          <w:rFonts w:ascii="Times Roman" w:hAnsi="Times Roman"/>
          <w:color w:val="333333"/>
          <w:sz w:val="24"/>
          <w:szCs w:val="24"/>
        </w:rPr>
        <w:t>, LLC</w:t>
      </w:r>
      <w:r w:rsidR="00245378" w:rsidRPr="00ED0619">
        <w:rPr>
          <w:rFonts w:ascii="Times Roman" w:hAnsi="Times Roman"/>
          <w:color w:val="333333"/>
          <w:sz w:val="24"/>
          <w:szCs w:val="24"/>
        </w:rPr>
        <w:t xml:space="preserve"> </w:t>
      </w:r>
      <w:r w:rsidR="00245378" w:rsidRPr="00951CAE">
        <w:rPr>
          <w:rFonts w:ascii="Times Roman" w:hAnsi="Times Roman"/>
          <w:color w:val="333333"/>
          <w:sz w:val="24"/>
          <w:szCs w:val="24"/>
        </w:rPr>
        <w:t>m</w:t>
      </w:r>
      <w:r w:rsidRPr="00951CAE">
        <w:rPr>
          <w:rFonts w:ascii="Times Roman" w:hAnsi="Times Roman"/>
          <w:color w:val="333333"/>
          <w:sz w:val="24"/>
          <w:szCs w:val="24"/>
        </w:rPr>
        <w:t>at</w:t>
      </w:r>
      <w:r w:rsidR="006273B7" w:rsidRPr="00951CAE">
        <w:rPr>
          <w:rFonts w:ascii="Times Roman" w:hAnsi="Times Roman"/>
          <w:color w:val="333333"/>
          <w:sz w:val="24"/>
          <w:szCs w:val="24"/>
        </w:rPr>
        <w:t>erials as defined in paragraph 6</w:t>
      </w:r>
      <w:r w:rsidRPr="00951CAE">
        <w:rPr>
          <w:rFonts w:ascii="Times Roman" w:hAnsi="Times Roman"/>
          <w:color w:val="333333"/>
          <w:sz w:val="24"/>
          <w:szCs w:val="24"/>
        </w:rPr>
        <w:t xml:space="preserve">, in their then current condition and return to </w:t>
      </w:r>
      <w:r w:rsidR="00C40B22">
        <w:rPr>
          <w:rFonts w:ascii="Times Roman" w:hAnsi="Times Roman"/>
          <w:color w:val="333333"/>
          <w:sz w:val="24"/>
          <w:szCs w:val="24"/>
        </w:rPr>
        <w:t>Client</w:t>
      </w:r>
      <w:r w:rsidRPr="00951CAE">
        <w:rPr>
          <w:rFonts w:ascii="Times Roman" w:hAnsi="Times Roman"/>
          <w:color w:val="333333"/>
          <w:sz w:val="24"/>
          <w:szCs w:val="24"/>
        </w:rPr>
        <w:t xml:space="preserve"> all data and materials, and any copies of such data and materials in Consultant’s possession, supplied to it in connection with this Agreement.</w:t>
      </w:r>
    </w:p>
    <w:p w14:paraId="1FC34474"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3.         </w:t>
      </w:r>
      <w:r w:rsidRPr="00951CAE">
        <w:rPr>
          <w:rFonts w:ascii="Times Roman" w:hAnsi="Times Roman"/>
          <w:b/>
          <w:color w:val="333333"/>
          <w:sz w:val="24"/>
          <w:szCs w:val="24"/>
        </w:rPr>
        <w:t>PAYMENT FOR SERVICES</w:t>
      </w:r>
    </w:p>
    <w:p w14:paraId="2125D682" w14:textId="312D7E6B" w:rsidR="00935930" w:rsidRPr="00951CAE" w:rsidRDefault="00C40B22">
      <w:pPr>
        <w:pStyle w:val="NormalWeb"/>
        <w:shd w:val="clear" w:color="auto" w:fill="FFFFFF"/>
        <w:spacing w:after="225"/>
        <w:rPr>
          <w:rFonts w:ascii="Times Roman" w:hAnsi="Times Roman"/>
          <w:color w:val="333333"/>
          <w:sz w:val="24"/>
          <w:szCs w:val="24"/>
        </w:rPr>
        <w:pPrChange w:id="26" w:author="Shane McCall" w:date="2020-02-12T16:04:00Z">
          <w:pPr>
            <w:pStyle w:val="NormalWeb"/>
            <w:shd w:val="clear" w:color="auto" w:fill="FFFFFF"/>
            <w:spacing w:before="0" w:beforeAutospacing="0" w:after="225" w:afterAutospacing="0"/>
          </w:pPr>
        </w:pPrChange>
      </w:pPr>
      <w:r>
        <w:rPr>
          <w:rFonts w:ascii="Times Roman" w:hAnsi="Times Roman"/>
          <w:color w:val="333333"/>
          <w:sz w:val="24"/>
          <w:szCs w:val="24"/>
        </w:rPr>
        <w:t>Client</w:t>
      </w:r>
      <w:r w:rsidR="00935930" w:rsidRPr="00951CAE">
        <w:rPr>
          <w:rFonts w:ascii="Times Roman" w:hAnsi="Times Roman"/>
          <w:color w:val="333333"/>
          <w:sz w:val="24"/>
          <w:szCs w:val="24"/>
        </w:rPr>
        <w:t xml:space="preserve"> agrees to pay Consultant in accordance with the Fees set forth in </w:t>
      </w:r>
      <w:r w:rsidR="006273B7" w:rsidRPr="00951CAE">
        <w:rPr>
          <w:rFonts w:ascii="Times Roman" w:hAnsi="Times Roman"/>
          <w:color w:val="333333"/>
          <w:sz w:val="24"/>
          <w:szCs w:val="24"/>
        </w:rPr>
        <w:t>Paragraph 9</w:t>
      </w:r>
      <w:r w:rsidR="00935930" w:rsidRPr="00951CAE">
        <w:rPr>
          <w:rFonts w:ascii="Times Roman" w:hAnsi="Times Roman"/>
          <w:color w:val="333333"/>
          <w:sz w:val="24"/>
          <w:szCs w:val="24"/>
        </w:rPr>
        <w:t xml:space="preserve">.  </w:t>
      </w:r>
      <w:commentRangeStart w:id="27"/>
      <w:ins w:id="28" w:author="Shane McCall" w:date="2020-02-12T16:04:00Z">
        <w:r w:rsidR="00AF3E70" w:rsidRPr="00AF3E70">
          <w:rPr>
            <w:rFonts w:ascii="Times Roman" w:hAnsi="Times Roman"/>
            <w:color w:val="333333"/>
            <w:sz w:val="24"/>
            <w:szCs w:val="24"/>
          </w:rPr>
          <w:t xml:space="preserve">Consultant and Client agree that Consultant’s </w:t>
        </w:r>
      </w:ins>
      <w:ins w:id="29" w:author="Shane McCall" w:date="2020-02-12T16:22:00Z">
        <w:r w:rsidR="00F204EB">
          <w:rPr>
            <w:rFonts w:ascii="Times Roman" w:hAnsi="Times Roman"/>
            <w:color w:val="333333"/>
            <w:sz w:val="24"/>
            <w:szCs w:val="24"/>
          </w:rPr>
          <w:t>Fees</w:t>
        </w:r>
      </w:ins>
      <w:ins w:id="30" w:author="Shane McCall" w:date="2020-02-12T16:04:00Z">
        <w:r w:rsidR="00AF3E70" w:rsidRPr="00AF3E70">
          <w:rPr>
            <w:rFonts w:ascii="Times Roman" w:hAnsi="Times Roman"/>
            <w:color w:val="333333"/>
            <w:sz w:val="24"/>
            <w:szCs w:val="24"/>
          </w:rPr>
          <w:t xml:space="preserve"> for its Services </w:t>
        </w:r>
      </w:ins>
      <w:ins w:id="31" w:author="Shane McCall" w:date="2020-02-12T16:22:00Z">
        <w:r w:rsidR="00F204EB">
          <w:rPr>
            <w:rFonts w:ascii="Times Roman" w:hAnsi="Times Roman"/>
            <w:color w:val="333333"/>
            <w:sz w:val="24"/>
            <w:szCs w:val="24"/>
          </w:rPr>
          <w:t>are</w:t>
        </w:r>
      </w:ins>
      <w:ins w:id="32" w:author="Shane McCall" w:date="2020-02-12T16:04:00Z">
        <w:r w:rsidR="00AF3E70" w:rsidRPr="00AF3E70">
          <w:rPr>
            <w:rFonts w:ascii="Times Roman" w:hAnsi="Times Roman"/>
            <w:color w:val="333333"/>
            <w:sz w:val="24"/>
            <w:szCs w:val="24"/>
          </w:rPr>
          <w:t xml:space="preserve"> not excessive.</w:t>
        </w:r>
        <w:r w:rsidR="00AF3E70">
          <w:rPr>
            <w:rFonts w:ascii="Times Roman" w:hAnsi="Times Roman"/>
            <w:color w:val="333333"/>
            <w:sz w:val="24"/>
            <w:szCs w:val="24"/>
          </w:rPr>
          <w:t xml:space="preserve"> </w:t>
        </w:r>
        <w:r w:rsidR="00AF3E70" w:rsidRPr="00AF3E70">
          <w:rPr>
            <w:rFonts w:ascii="Times Roman" w:hAnsi="Times Roman"/>
            <w:color w:val="333333"/>
            <w:sz w:val="24"/>
            <w:szCs w:val="24"/>
          </w:rPr>
          <w:t>Consultant and Client will have an ongoing relationship for provision of Services and Deliverables not tied to one particular solicitation or opportunity</w:t>
        </w:r>
      </w:ins>
      <w:commentRangeEnd w:id="27"/>
      <w:ins w:id="33" w:author="Shane McCall" w:date="2020-02-12T16:09:00Z">
        <w:r w:rsidR="003C6D7C">
          <w:rPr>
            <w:rStyle w:val="CommentReference"/>
            <w:rFonts w:asciiTheme="minorHAnsi" w:hAnsiTheme="minorHAnsi" w:cstheme="minorBidi"/>
          </w:rPr>
          <w:commentReference w:id="27"/>
        </w:r>
      </w:ins>
      <w:ins w:id="34" w:author="Shane McCall" w:date="2020-02-12T16:04:00Z">
        <w:r w:rsidR="00AF3E70" w:rsidRPr="00AF3E70">
          <w:rPr>
            <w:rFonts w:ascii="Times Roman" w:hAnsi="Times Roman"/>
            <w:color w:val="333333"/>
            <w:sz w:val="24"/>
            <w:szCs w:val="24"/>
          </w:rPr>
          <w:t xml:space="preserve">. </w:t>
        </w:r>
      </w:ins>
      <w:r w:rsidR="00935930" w:rsidRPr="00951CAE">
        <w:rPr>
          <w:rFonts w:ascii="Times Roman" w:hAnsi="Times Roman"/>
          <w:color w:val="333333"/>
          <w:sz w:val="24"/>
          <w:szCs w:val="24"/>
        </w:rPr>
        <w:t>Consultant shall submit to the Project Manager (</w:t>
      </w:r>
      <w:r w:rsidR="00245378" w:rsidRPr="00951CAE">
        <w:rPr>
          <w:rFonts w:ascii="Times Roman" w:hAnsi="Times Roman"/>
          <w:color w:val="333333"/>
          <w:sz w:val="24"/>
          <w:szCs w:val="24"/>
        </w:rPr>
        <w:t xml:space="preserve">or other assigned </w:t>
      </w:r>
      <w:r>
        <w:rPr>
          <w:rFonts w:ascii="Times Roman" w:hAnsi="Times Roman"/>
          <w:color w:val="333333"/>
          <w:sz w:val="24"/>
          <w:szCs w:val="24"/>
        </w:rPr>
        <w:t>Client</w:t>
      </w:r>
      <w:r w:rsidR="00245378" w:rsidRPr="00951CAE">
        <w:rPr>
          <w:rFonts w:ascii="Times Roman" w:hAnsi="Times Roman"/>
          <w:color w:val="333333"/>
          <w:sz w:val="24"/>
          <w:szCs w:val="24"/>
        </w:rPr>
        <w:t xml:space="preserve"> representative</w:t>
      </w:r>
      <w:r w:rsidR="00935930" w:rsidRPr="00951CAE">
        <w:rPr>
          <w:rFonts w:ascii="Times Roman" w:hAnsi="Times Roman"/>
          <w:color w:val="333333"/>
          <w:sz w:val="24"/>
          <w:szCs w:val="24"/>
        </w:rPr>
        <w:t xml:space="preserve">) an </w:t>
      </w:r>
      <w:commentRangeStart w:id="35"/>
      <w:commentRangeStart w:id="36"/>
      <w:commentRangeStart w:id="37"/>
      <w:r w:rsidR="00935930" w:rsidRPr="00951CAE">
        <w:rPr>
          <w:rFonts w:ascii="Times Roman" w:hAnsi="Times Roman"/>
          <w:color w:val="333333"/>
          <w:sz w:val="24"/>
          <w:szCs w:val="24"/>
        </w:rPr>
        <w:t xml:space="preserve">itemized monthly invoice </w:t>
      </w:r>
      <w:commentRangeEnd w:id="35"/>
      <w:r w:rsidR="00F60833">
        <w:rPr>
          <w:rStyle w:val="CommentReference"/>
          <w:rFonts w:asciiTheme="minorHAnsi" w:hAnsiTheme="minorHAnsi" w:cstheme="minorBidi"/>
        </w:rPr>
        <w:commentReference w:id="35"/>
      </w:r>
      <w:commentRangeEnd w:id="36"/>
      <w:r w:rsidR="0077545D">
        <w:rPr>
          <w:rStyle w:val="CommentReference"/>
          <w:rFonts w:asciiTheme="minorHAnsi" w:hAnsiTheme="minorHAnsi" w:cstheme="minorBidi"/>
        </w:rPr>
        <w:commentReference w:id="36"/>
      </w:r>
      <w:commentRangeEnd w:id="37"/>
      <w:r w:rsidR="00A01464">
        <w:rPr>
          <w:rStyle w:val="CommentReference"/>
          <w:rFonts w:asciiTheme="minorHAnsi" w:hAnsiTheme="minorHAnsi" w:cstheme="minorBidi"/>
        </w:rPr>
        <w:commentReference w:id="37"/>
      </w:r>
      <w:r w:rsidR="00935930" w:rsidRPr="00951CAE">
        <w:rPr>
          <w:rFonts w:ascii="Times Roman" w:hAnsi="Times Roman"/>
          <w:color w:val="333333"/>
          <w:sz w:val="24"/>
          <w:szCs w:val="24"/>
        </w:rPr>
        <w:t xml:space="preserve">for </w:t>
      </w:r>
      <w:del w:id="38" w:author="Shane McCall" w:date="2020-02-27T09:51:00Z">
        <w:r w:rsidR="00935930" w:rsidRPr="00951CAE" w:rsidDel="002B1827">
          <w:rPr>
            <w:rFonts w:ascii="Times Roman" w:hAnsi="Times Roman"/>
            <w:color w:val="333333"/>
            <w:sz w:val="24"/>
            <w:szCs w:val="24"/>
          </w:rPr>
          <w:delText xml:space="preserve">the Services rendered as set forth on Appendix A, and </w:delText>
        </w:r>
      </w:del>
      <w:r w:rsidR="00935930" w:rsidRPr="00951CAE">
        <w:rPr>
          <w:rFonts w:ascii="Times Roman" w:hAnsi="Times Roman"/>
          <w:color w:val="333333"/>
          <w:sz w:val="24"/>
          <w:szCs w:val="24"/>
        </w:rPr>
        <w:t>authorized expenses</w:t>
      </w:r>
      <w:ins w:id="39" w:author="Shane McCall" w:date="2020-02-27T09:51:00Z">
        <w:r w:rsidR="00B5385C">
          <w:rPr>
            <w:rFonts w:ascii="Times Roman" w:hAnsi="Times Roman"/>
            <w:color w:val="333333"/>
            <w:sz w:val="24"/>
            <w:szCs w:val="24"/>
          </w:rPr>
          <w:t xml:space="preserve"> </w:t>
        </w:r>
        <w:r w:rsidR="00B5385C" w:rsidRPr="00951CAE">
          <w:rPr>
            <w:rFonts w:ascii="Times Roman" w:hAnsi="Times Roman"/>
            <w:color w:val="333333"/>
            <w:sz w:val="24"/>
            <w:szCs w:val="24"/>
          </w:rPr>
          <w:t>incurred</w:t>
        </w:r>
        <w:r w:rsidR="002B1827">
          <w:rPr>
            <w:rFonts w:ascii="Times Roman" w:hAnsi="Times Roman"/>
            <w:color w:val="333333"/>
            <w:sz w:val="24"/>
            <w:szCs w:val="24"/>
          </w:rPr>
          <w:t xml:space="preserve">, </w:t>
        </w:r>
        <w:r w:rsidR="0089659D" w:rsidRPr="0089659D">
          <w:rPr>
            <w:rFonts w:ascii="Times Roman" w:hAnsi="Times Roman"/>
            <w:color w:val="333333"/>
            <w:sz w:val="24"/>
            <w:szCs w:val="24"/>
          </w:rPr>
          <w:t>such as travel or event expenses</w:t>
        </w:r>
      </w:ins>
      <w:del w:id="40" w:author="Shane McCall" w:date="2020-02-27T09:51:00Z">
        <w:r w:rsidR="00935930" w:rsidRPr="00951CAE" w:rsidDel="00B5385C">
          <w:rPr>
            <w:rFonts w:ascii="Times Roman" w:hAnsi="Times Roman"/>
            <w:color w:val="333333"/>
            <w:sz w:val="24"/>
            <w:szCs w:val="24"/>
          </w:rPr>
          <w:delText xml:space="preserve"> incurred</w:delText>
        </w:r>
      </w:del>
      <w:r w:rsidR="00935930" w:rsidRPr="00951CAE">
        <w:rPr>
          <w:rFonts w:ascii="Times Roman" w:hAnsi="Times Roman"/>
          <w:color w:val="333333"/>
          <w:sz w:val="24"/>
          <w:szCs w:val="24"/>
        </w:rPr>
        <w:t xml:space="preserve">.  Invoices </w:t>
      </w:r>
      <w:ins w:id="41" w:author="Shane McCall" w:date="2020-02-27T09:51:00Z">
        <w:r w:rsidR="00B5385C">
          <w:rPr>
            <w:rFonts w:ascii="Times Roman" w:hAnsi="Times Roman"/>
            <w:color w:val="333333"/>
            <w:sz w:val="24"/>
            <w:szCs w:val="24"/>
          </w:rPr>
          <w:t xml:space="preserve">for these authorized expenses </w:t>
        </w:r>
      </w:ins>
      <w:r w:rsidR="00935930" w:rsidRPr="00951CAE">
        <w:rPr>
          <w:rFonts w:ascii="Times Roman" w:hAnsi="Times Roman"/>
          <w:color w:val="333333"/>
          <w:sz w:val="24"/>
          <w:szCs w:val="24"/>
        </w:rPr>
        <w:t>shall be payable within </w:t>
      </w:r>
      <w:r w:rsidR="00935930" w:rsidRPr="00951CAE">
        <w:rPr>
          <w:rFonts w:ascii="Times Roman" w:hAnsi="Times Roman"/>
          <w:color w:val="333333"/>
          <w:sz w:val="24"/>
          <w:szCs w:val="24"/>
          <w:u w:val="single"/>
        </w:rPr>
        <w:t>    </w:t>
      </w:r>
      <w:r w:rsidR="00935930" w:rsidRPr="00951CAE">
        <w:rPr>
          <w:rFonts w:ascii="Times Roman" w:hAnsi="Times Roman"/>
          <w:color w:val="333333"/>
          <w:sz w:val="24"/>
          <w:szCs w:val="24"/>
        </w:rPr>
        <w:t> days of receipt.</w:t>
      </w:r>
    </w:p>
    <w:p w14:paraId="5C8AA51F" w14:textId="77777777" w:rsidR="00935930" w:rsidRPr="00951CAE" w:rsidRDefault="006B464A">
      <w:pPr>
        <w:pStyle w:val="NormalWeb"/>
        <w:keepNext/>
        <w:keepLines/>
        <w:shd w:val="clear" w:color="auto" w:fill="FFFFFF"/>
        <w:spacing w:before="0" w:beforeAutospacing="0" w:after="225" w:afterAutospacing="0"/>
        <w:rPr>
          <w:rFonts w:ascii="Times Roman" w:hAnsi="Times Roman"/>
          <w:color w:val="333333"/>
          <w:sz w:val="24"/>
          <w:szCs w:val="24"/>
        </w:rPr>
        <w:pPrChange w:id="42" w:author="Matthew Schoonover" w:date="2020-02-18T13:15:00Z">
          <w:pPr>
            <w:pStyle w:val="NormalWeb"/>
            <w:shd w:val="clear" w:color="auto" w:fill="FFFFFF"/>
            <w:spacing w:before="0" w:beforeAutospacing="0" w:after="225" w:afterAutospacing="0"/>
          </w:pPr>
        </w:pPrChange>
      </w:pPr>
      <w:r w:rsidRPr="00951CAE">
        <w:rPr>
          <w:rFonts w:ascii="Times Roman" w:hAnsi="Times Roman"/>
          <w:color w:val="333333"/>
          <w:sz w:val="24"/>
          <w:szCs w:val="24"/>
        </w:rPr>
        <w:lastRenderedPageBreak/>
        <w:t>4</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INDEPENDENT CONTRACTOR</w:t>
      </w:r>
    </w:p>
    <w:p w14:paraId="4DED7E90" w14:textId="71F0FDD9" w:rsidR="00935930" w:rsidRDefault="00BA78BA">
      <w:pPr>
        <w:pStyle w:val="NormalWeb"/>
        <w:keepNext/>
        <w:keepLines/>
        <w:shd w:val="clear" w:color="auto" w:fill="FFFFFF"/>
        <w:spacing w:before="0" w:beforeAutospacing="0" w:after="225" w:afterAutospacing="0"/>
        <w:rPr>
          <w:ins w:id="43" w:author="Shane McCall" w:date="2020-02-13T11:28:00Z"/>
          <w:rFonts w:ascii="Times Roman" w:hAnsi="Times Roman"/>
          <w:color w:val="333333"/>
          <w:sz w:val="24"/>
          <w:szCs w:val="24"/>
        </w:rPr>
        <w:pPrChange w:id="44" w:author="Matthew Schoonover" w:date="2020-02-18T13:15:00Z">
          <w:pPr>
            <w:pStyle w:val="NormalWeb"/>
            <w:shd w:val="clear" w:color="auto" w:fill="FFFFFF"/>
            <w:spacing w:before="0" w:beforeAutospacing="0" w:after="225" w:afterAutospacing="0"/>
          </w:pPr>
        </w:pPrChange>
      </w:pPr>
      <w:ins w:id="45" w:author="Shane McCall" w:date="2020-02-13T11:28:00Z">
        <w:r>
          <w:rPr>
            <w:rFonts w:ascii="Times Roman" w:hAnsi="Times Roman"/>
            <w:color w:val="333333"/>
            <w:sz w:val="24"/>
            <w:szCs w:val="24"/>
          </w:rPr>
          <w:t>(a)</w:t>
        </w:r>
        <w:r>
          <w:rPr>
            <w:rFonts w:ascii="Times Roman" w:hAnsi="Times Roman"/>
            <w:color w:val="333333"/>
            <w:sz w:val="24"/>
            <w:szCs w:val="24"/>
          </w:rPr>
          <w:tab/>
        </w:r>
      </w:ins>
      <w:r w:rsidR="00935930" w:rsidRPr="00951CAE">
        <w:rPr>
          <w:rFonts w:ascii="Times Roman" w:hAnsi="Times Roman"/>
          <w:color w:val="333333"/>
          <w:sz w:val="24"/>
          <w:szCs w:val="24"/>
        </w:rPr>
        <w:t>Consultant shall perform all Services hereunder as an independent contractor, and nothing contained herein shall be deemed to create any association, partnership, joint venture, or relationship of principal and agent or master and servant, or employer and employee between the parties hereto or any affiliates or subsidiaries thereof, or to provide either party with the right, power or authority, whether express or implied, to create any such duty or obligation on behalf of the other party.</w:t>
      </w:r>
    </w:p>
    <w:p w14:paraId="12A96ECE" w14:textId="5FA2E5B3" w:rsidR="00BA78BA" w:rsidRPr="00951CAE" w:rsidRDefault="00BA78BA" w:rsidP="00935930">
      <w:pPr>
        <w:pStyle w:val="NormalWeb"/>
        <w:shd w:val="clear" w:color="auto" w:fill="FFFFFF"/>
        <w:spacing w:before="0" w:beforeAutospacing="0" w:after="225" w:afterAutospacing="0"/>
        <w:rPr>
          <w:rFonts w:ascii="Times Roman" w:hAnsi="Times Roman"/>
          <w:color w:val="333333"/>
          <w:sz w:val="24"/>
          <w:szCs w:val="24"/>
        </w:rPr>
      </w:pPr>
      <w:ins w:id="46" w:author="Shane McCall" w:date="2020-02-13T11:28:00Z">
        <w:r>
          <w:rPr>
            <w:rFonts w:ascii="Times Roman" w:hAnsi="Times Roman"/>
            <w:color w:val="333333"/>
            <w:sz w:val="24"/>
            <w:szCs w:val="24"/>
          </w:rPr>
          <w:t>(b)</w:t>
        </w:r>
        <w:r>
          <w:rPr>
            <w:rFonts w:ascii="Times Roman" w:hAnsi="Times Roman"/>
            <w:color w:val="333333"/>
            <w:sz w:val="24"/>
            <w:szCs w:val="24"/>
          </w:rPr>
          <w:tab/>
        </w:r>
        <w:r w:rsidR="00991734" w:rsidRPr="00991734">
          <w:rPr>
            <w:rFonts w:ascii="Times Roman" w:hAnsi="Times Roman"/>
            <w:color w:val="333333"/>
            <w:sz w:val="24"/>
            <w:szCs w:val="24"/>
          </w:rPr>
          <w:t xml:space="preserve">Consultant represents and warrants that it is a </w:t>
        </w:r>
      </w:ins>
      <w:ins w:id="47" w:author="Shane McCall" w:date="2020-02-13T11:44:00Z">
        <w:r w:rsidR="00FD3FBF" w:rsidRPr="00FD3FBF">
          <w:rPr>
            <w:rFonts w:ascii="Times Roman" w:hAnsi="Times Roman"/>
            <w:color w:val="333333"/>
            <w:sz w:val="24"/>
            <w:szCs w:val="24"/>
          </w:rPr>
          <w:t>an established commercial agency</w:t>
        </w:r>
      </w:ins>
      <w:ins w:id="48" w:author="Shane McCall" w:date="2020-02-13T11:28:00Z">
        <w:r w:rsidR="00991734" w:rsidRPr="00991734">
          <w:rPr>
            <w:rFonts w:ascii="Times Roman" w:hAnsi="Times Roman"/>
            <w:color w:val="333333"/>
            <w:sz w:val="24"/>
            <w:szCs w:val="24"/>
          </w:rPr>
          <w:t xml:space="preserve">, retained by </w:t>
        </w:r>
        <w:r w:rsidR="00991734">
          <w:rPr>
            <w:rFonts w:ascii="Times Roman" w:hAnsi="Times Roman"/>
            <w:color w:val="333333"/>
            <w:sz w:val="24"/>
            <w:szCs w:val="24"/>
          </w:rPr>
          <w:t>Client</w:t>
        </w:r>
        <w:r w:rsidR="00991734" w:rsidRPr="00991734">
          <w:rPr>
            <w:rFonts w:ascii="Times Roman" w:hAnsi="Times Roman"/>
            <w:color w:val="333333"/>
            <w:sz w:val="24"/>
            <w:szCs w:val="24"/>
          </w:rPr>
          <w:t xml:space="preserve"> for the purpose of advising </w:t>
        </w:r>
        <w:r w:rsidR="002E2000">
          <w:rPr>
            <w:rFonts w:ascii="Times Roman" w:hAnsi="Times Roman"/>
            <w:color w:val="333333"/>
            <w:sz w:val="24"/>
            <w:szCs w:val="24"/>
          </w:rPr>
          <w:t>Client</w:t>
        </w:r>
        <w:r w:rsidR="00991734" w:rsidRPr="00991734">
          <w:rPr>
            <w:rFonts w:ascii="Times Roman" w:hAnsi="Times Roman"/>
            <w:color w:val="333333"/>
            <w:sz w:val="24"/>
            <w:szCs w:val="24"/>
          </w:rPr>
          <w:t xml:space="preserve"> on </w:t>
        </w:r>
      </w:ins>
      <w:ins w:id="49" w:author="Shane McCall" w:date="2020-02-13T11:44:00Z">
        <w:r w:rsidR="00FD3FBF">
          <w:rPr>
            <w:rFonts w:ascii="Times Roman" w:hAnsi="Times Roman"/>
            <w:color w:val="333333"/>
            <w:sz w:val="24"/>
            <w:szCs w:val="24"/>
          </w:rPr>
          <w:t xml:space="preserve">pursuit of opportunities with the </w:t>
        </w:r>
      </w:ins>
      <w:ins w:id="50" w:author="Shane McCall" w:date="2020-02-13T11:45:00Z">
        <w:r w:rsidR="0074755A">
          <w:rPr>
            <w:rFonts w:ascii="Times Roman" w:hAnsi="Times Roman"/>
            <w:color w:val="333333"/>
            <w:sz w:val="24"/>
            <w:szCs w:val="24"/>
          </w:rPr>
          <w:t xml:space="preserve">United States </w:t>
        </w:r>
        <w:del w:id="51" w:author="Matthew Schoonover" w:date="2020-02-18T13:15:00Z">
          <w:r w:rsidR="0074755A" w:rsidDel="007F469B">
            <w:rPr>
              <w:rFonts w:ascii="Times Roman" w:hAnsi="Times Roman"/>
              <w:color w:val="333333"/>
              <w:sz w:val="24"/>
              <w:szCs w:val="24"/>
            </w:rPr>
            <w:delText>g</w:delText>
          </w:r>
        </w:del>
      </w:ins>
      <w:ins w:id="52" w:author="Matthew Schoonover" w:date="2020-02-18T13:15:00Z">
        <w:r w:rsidR="007F469B">
          <w:rPr>
            <w:rFonts w:ascii="Times Roman" w:hAnsi="Times Roman"/>
            <w:color w:val="333333"/>
            <w:sz w:val="24"/>
            <w:szCs w:val="24"/>
          </w:rPr>
          <w:t>G</w:t>
        </w:r>
      </w:ins>
      <w:ins w:id="53" w:author="Shane McCall" w:date="2020-02-13T11:45:00Z">
        <w:r w:rsidR="0074755A">
          <w:rPr>
            <w:rFonts w:ascii="Times Roman" w:hAnsi="Times Roman"/>
            <w:color w:val="333333"/>
            <w:sz w:val="24"/>
            <w:szCs w:val="24"/>
          </w:rPr>
          <w:t>overnment</w:t>
        </w:r>
      </w:ins>
      <w:ins w:id="54" w:author="Shane McCall" w:date="2020-02-13T12:13:00Z">
        <w:del w:id="55" w:author="Matthew Schoonover" w:date="2020-02-18T13:15:00Z">
          <w:r w:rsidR="00171954" w:rsidDel="007F469B">
            <w:rPr>
              <w:rFonts w:ascii="Times Roman" w:hAnsi="Times Roman"/>
              <w:color w:val="333333"/>
              <w:sz w:val="24"/>
              <w:szCs w:val="24"/>
            </w:rPr>
            <w:delText xml:space="preserve"> (“Government”)</w:delText>
          </w:r>
        </w:del>
      </w:ins>
      <w:ins w:id="56" w:author="Shane McCall" w:date="2020-02-13T11:28:00Z">
        <w:r w:rsidR="00991734" w:rsidRPr="00991734">
          <w:rPr>
            <w:rFonts w:ascii="Times Roman" w:hAnsi="Times Roman"/>
            <w:color w:val="333333"/>
            <w:sz w:val="24"/>
            <w:szCs w:val="24"/>
          </w:rPr>
          <w:t xml:space="preserve">, and that neither Consultant nor </w:t>
        </w:r>
      </w:ins>
      <w:ins w:id="57" w:author="Shane McCall" w:date="2020-02-13T11:45:00Z">
        <w:r w:rsidR="0074755A">
          <w:rPr>
            <w:rFonts w:ascii="Times Roman" w:hAnsi="Times Roman"/>
            <w:color w:val="333333"/>
            <w:sz w:val="24"/>
            <w:szCs w:val="24"/>
          </w:rPr>
          <w:t xml:space="preserve">Client </w:t>
        </w:r>
      </w:ins>
      <w:ins w:id="58" w:author="Shane McCall" w:date="2020-02-13T11:28:00Z">
        <w:r w:rsidR="00991734" w:rsidRPr="00991734">
          <w:rPr>
            <w:rFonts w:ascii="Times Roman" w:hAnsi="Times Roman"/>
            <w:color w:val="333333"/>
            <w:sz w:val="24"/>
            <w:szCs w:val="24"/>
          </w:rPr>
          <w:t xml:space="preserve">exerts nor proposes to exert improper influence to solicit or obtain </w:t>
        </w:r>
      </w:ins>
      <w:ins w:id="59" w:author="Shane McCall" w:date="2020-02-13T12:14:00Z">
        <w:r w:rsidR="00171954">
          <w:rPr>
            <w:rFonts w:ascii="Times Roman" w:hAnsi="Times Roman"/>
            <w:color w:val="333333"/>
            <w:sz w:val="24"/>
            <w:szCs w:val="24"/>
          </w:rPr>
          <w:t>Government</w:t>
        </w:r>
      </w:ins>
      <w:ins w:id="60" w:author="Shane McCall" w:date="2020-02-13T11:45:00Z">
        <w:r w:rsidR="0074755A" w:rsidRPr="00991734">
          <w:rPr>
            <w:rFonts w:ascii="Times Roman" w:hAnsi="Times Roman"/>
            <w:color w:val="333333"/>
            <w:sz w:val="24"/>
            <w:szCs w:val="24"/>
          </w:rPr>
          <w:t xml:space="preserve"> </w:t>
        </w:r>
      </w:ins>
      <w:ins w:id="61" w:author="Shane McCall" w:date="2020-02-13T11:28:00Z">
        <w:r w:rsidR="00991734" w:rsidRPr="00991734">
          <w:rPr>
            <w:rFonts w:ascii="Times Roman" w:hAnsi="Times Roman"/>
            <w:color w:val="333333"/>
            <w:sz w:val="24"/>
            <w:szCs w:val="24"/>
          </w:rPr>
          <w:t xml:space="preserve">contracts nor holds itself out as being able to obtain any </w:t>
        </w:r>
      </w:ins>
      <w:ins w:id="62" w:author="Shane McCall" w:date="2020-02-13T12:14:00Z">
        <w:r w:rsidR="00171954">
          <w:rPr>
            <w:rFonts w:ascii="Times Roman" w:hAnsi="Times Roman"/>
            <w:color w:val="333333"/>
            <w:sz w:val="24"/>
            <w:szCs w:val="24"/>
          </w:rPr>
          <w:t>Government</w:t>
        </w:r>
        <w:r w:rsidR="00171954" w:rsidRPr="00991734">
          <w:rPr>
            <w:rFonts w:ascii="Times Roman" w:hAnsi="Times Roman"/>
            <w:color w:val="333333"/>
            <w:sz w:val="24"/>
            <w:szCs w:val="24"/>
          </w:rPr>
          <w:t xml:space="preserve"> </w:t>
        </w:r>
      </w:ins>
      <w:ins w:id="63" w:author="Shane McCall" w:date="2020-02-13T11:28:00Z">
        <w:r w:rsidR="00991734" w:rsidRPr="00991734">
          <w:rPr>
            <w:rFonts w:ascii="Times Roman" w:hAnsi="Times Roman"/>
            <w:color w:val="333333"/>
            <w:sz w:val="24"/>
            <w:szCs w:val="24"/>
          </w:rPr>
          <w:t>contract or contracts through improper influence.</w:t>
        </w:r>
      </w:ins>
    </w:p>
    <w:p w14:paraId="488A001D" w14:textId="5C45505E" w:rsidR="003335F0" w:rsidDel="0087043A" w:rsidRDefault="003335F0" w:rsidP="00935930">
      <w:pPr>
        <w:pStyle w:val="NormalWeb"/>
        <w:shd w:val="clear" w:color="auto" w:fill="FFFFFF"/>
        <w:spacing w:before="0" w:beforeAutospacing="0" w:after="225" w:afterAutospacing="0"/>
        <w:rPr>
          <w:del w:id="64" w:author="Shane McCall" w:date="2020-02-12T16:22:00Z"/>
          <w:rFonts w:ascii="Times Roman" w:hAnsi="Times Roman"/>
          <w:color w:val="333333"/>
          <w:sz w:val="24"/>
          <w:szCs w:val="24"/>
        </w:rPr>
      </w:pPr>
    </w:p>
    <w:p w14:paraId="2B1D2E29" w14:textId="52276020"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5.       </w:t>
      </w:r>
      <w:del w:id="65" w:author="Shane McCall" w:date="2020-02-13T11:13:00Z">
        <w:r w:rsidRPr="00951CAE" w:rsidDel="00C9790B">
          <w:rPr>
            <w:rFonts w:ascii="Times Roman" w:hAnsi="Times Roman"/>
            <w:color w:val="333333"/>
            <w:sz w:val="24"/>
            <w:szCs w:val="24"/>
          </w:rPr>
          <w:delText> </w:delText>
        </w:r>
      </w:del>
      <w:r w:rsidRPr="00951CAE">
        <w:rPr>
          <w:rFonts w:ascii="Times Roman" w:hAnsi="Times Roman"/>
          <w:b/>
          <w:color w:val="333333"/>
          <w:sz w:val="24"/>
          <w:szCs w:val="24"/>
        </w:rPr>
        <w:t>COMPLIANCE WITH LAWS</w:t>
      </w:r>
    </w:p>
    <w:p w14:paraId="19809830" w14:textId="3685CEC5"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Consultant </w:t>
      </w:r>
      <w:ins w:id="66" w:author="Shane McCall" w:date="2020-02-12T16:22:00Z">
        <w:r w:rsidR="004653D7">
          <w:rPr>
            <w:rFonts w:ascii="Times Roman" w:hAnsi="Times Roman"/>
            <w:color w:val="333333"/>
            <w:sz w:val="24"/>
            <w:szCs w:val="24"/>
          </w:rPr>
          <w:t xml:space="preserve">and Client </w:t>
        </w:r>
      </w:ins>
      <w:r w:rsidRPr="00951CAE">
        <w:rPr>
          <w:rFonts w:ascii="Times Roman" w:hAnsi="Times Roman"/>
          <w:color w:val="333333"/>
          <w:sz w:val="24"/>
          <w:szCs w:val="24"/>
        </w:rPr>
        <w:t>agree</w:t>
      </w:r>
      <w:del w:id="67" w:author="Shane McCall" w:date="2020-02-12T16:22:00Z">
        <w:r w:rsidRPr="00951CAE" w:rsidDel="004653D7">
          <w:rPr>
            <w:rFonts w:ascii="Times Roman" w:hAnsi="Times Roman"/>
            <w:color w:val="333333"/>
            <w:sz w:val="24"/>
            <w:szCs w:val="24"/>
          </w:rPr>
          <w:delText>s</w:delText>
        </w:r>
      </w:del>
      <w:r w:rsidRPr="00951CAE">
        <w:rPr>
          <w:rFonts w:ascii="Times Roman" w:hAnsi="Times Roman"/>
          <w:color w:val="333333"/>
          <w:sz w:val="24"/>
          <w:szCs w:val="24"/>
        </w:rPr>
        <w:t xml:space="preserve"> to comply with all applicable Federal, state, county and local laws, ordinances, regulations and codes in the performance of </w:t>
      </w:r>
      <w:del w:id="68" w:author="Shane McCall" w:date="2020-02-12T16:23:00Z">
        <w:r w:rsidRPr="00951CAE" w:rsidDel="009E7166">
          <w:rPr>
            <w:rFonts w:ascii="Times Roman" w:hAnsi="Times Roman"/>
            <w:color w:val="333333"/>
            <w:sz w:val="24"/>
            <w:szCs w:val="24"/>
          </w:rPr>
          <w:delText xml:space="preserve">its </w:delText>
        </w:r>
      </w:del>
      <w:r w:rsidRPr="00951CAE">
        <w:rPr>
          <w:rFonts w:ascii="Times Roman" w:hAnsi="Times Roman"/>
          <w:color w:val="333333"/>
          <w:sz w:val="24"/>
          <w:szCs w:val="24"/>
        </w:rPr>
        <w:t>obligations under this Agreement</w:t>
      </w:r>
      <w:r w:rsidR="006273B7" w:rsidRPr="00951CAE">
        <w:rPr>
          <w:rFonts w:ascii="Times Roman" w:hAnsi="Times Roman"/>
          <w:color w:val="333333"/>
          <w:sz w:val="24"/>
          <w:szCs w:val="24"/>
        </w:rPr>
        <w:t>.</w:t>
      </w:r>
    </w:p>
    <w:p w14:paraId="41444605"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6</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PROPRIETARY INFORMATION</w:t>
      </w:r>
      <w:r w:rsidR="00935930" w:rsidRPr="00951CAE">
        <w:rPr>
          <w:rFonts w:ascii="Times Roman" w:hAnsi="Times Roman"/>
          <w:color w:val="333333"/>
          <w:sz w:val="24"/>
          <w:szCs w:val="24"/>
        </w:rPr>
        <w:t>.</w:t>
      </w:r>
    </w:p>
    <w:p w14:paraId="733EF898" w14:textId="03B782A2"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Consultant hereby agrees that all knowledge and information that it learns or gains from </w:t>
      </w:r>
      <w:r w:rsidR="00C40B22">
        <w:rPr>
          <w:rFonts w:ascii="Times Roman" w:hAnsi="Times Roman"/>
          <w:color w:val="333333"/>
          <w:sz w:val="24"/>
          <w:szCs w:val="24"/>
        </w:rPr>
        <w:t>Client</w:t>
      </w:r>
      <w:r w:rsidRPr="00951CAE">
        <w:rPr>
          <w:rFonts w:ascii="Times Roman" w:hAnsi="Times Roman"/>
          <w:color w:val="333333"/>
          <w:sz w:val="24"/>
          <w:szCs w:val="24"/>
        </w:rPr>
        <w:t xml:space="preserve"> or its subsidiaries in the course of its engagement hereunder, which knowledge and/or information (whether presently existing or hereafter developed) is not publicly known and which was not known by Consultant without restriction prior to this engagement or any previous engagement or employment by </w:t>
      </w:r>
      <w:r w:rsidR="00C40B22">
        <w:rPr>
          <w:rFonts w:ascii="Times Roman" w:hAnsi="Times Roman"/>
          <w:color w:val="333333"/>
          <w:sz w:val="24"/>
          <w:szCs w:val="24"/>
        </w:rPr>
        <w:t>Client</w:t>
      </w:r>
      <w:r w:rsidRPr="00951CAE">
        <w:rPr>
          <w:rFonts w:ascii="Times Roman" w:hAnsi="Times Roman"/>
          <w:color w:val="333333"/>
          <w:sz w:val="24"/>
          <w:szCs w:val="24"/>
        </w:rPr>
        <w:t xml:space="preserve">, regardless of the form in which such information may be contained or communicated (including, but not limited to, documents, drawings, tangible items, and photographs), is the exclusive, confidential and proprietary information of </w:t>
      </w:r>
      <w:r w:rsidR="00C40B22">
        <w:rPr>
          <w:rFonts w:ascii="Times Roman" w:hAnsi="Times Roman"/>
          <w:color w:val="333333"/>
          <w:sz w:val="24"/>
          <w:szCs w:val="24"/>
        </w:rPr>
        <w:t>Client</w:t>
      </w:r>
      <w:r w:rsidRPr="00951CAE">
        <w:rPr>
          <w:rFonts w:ascii="Times Roman" w:hAnsi="Times Roman"/>
          <w:color w:val="333333"/>
          <w:sz w:val="24"/>
          <w:szCs w:val="24"/>
        </w:rPr>
        <w:t xml:space="preserve"> or its subsidiaries, or in some cases, of its or their vendors or customers who have entrusted the same to </w:t>
      </w:r>
      <w:r w:rsidR="00C40B22">
        <w:rPr>
          <w:rFonts w:ascii="Times Roman" w:hAnsi="Times Roman"/>
          <w:color w:val="333333"/>
          <w:sz w:val="24"/>
          <w:szCs w:val="24"/>
        </w:rPr>
        <w:t>Client</w:t>
      </w:r>
      <w:r w:rsidRPr="00951CAE">
        <w:rPr>
          <w:rFonts w:ascii="Times Roman" w:hAnsi="Times Roman"/>
          <w:color w:val="333333"/>
          <w:sz w:val="24"/>
          <w:szCs w:val="24"/>
        </w:rPr>
        <w:t xml:space="preserve"> or its subsidiaries (said knowledge and information hereinafter being referred to collectively as “Proprietary Information”)</w:t>
      </w:r>
      <w:ins w:id="69" w:author="Shane McCall" w:date="2020-02-27T09:55:00Z">
        <w:r w:rsidR="00550ED8">
          <w:rPr>
            <w:rFonts w:ascii="Times Roman" w:hAnsi="Times Roman"/>
            <w:color w:val="333333"/>
            <w:sz w:val="24"/>
            <w:szCs w:val="24"/>
          </w:rPr>
          <w:t>.</w:t>
        </w:r>
      </w:ins>
      <w:del w:id="70" w:author="Shane McCall" w:date="2020-02-27T09:55:00Z">
        <w:r w:rsidRPr="00951CAE" w:rsidDel="00550ED8">
          <w:rPr>
            <w:rFonts w:ascii="Times Roman" w:hAnsi="Times Roman"/>
            <w:color w:val="333333"/>
            <w:sz w:val="24"/>
            <w:szCs w:val="24"/>
          </w:rPr>
          <w:delText xml:space="preserve"> </w:delText>
        </w:r>
        <w:commentRangeStart w:id="71"/>
        <w:commentRangeStart w:id="72"/>
        <w:r w:rsidRPr="00951CAE" w:rsidDel="00550ED8">
          <w:rPr>
            <w:rFonts w:ascii="Times Roman" w:hAnsi="Times Roman"/>
            <w:color w:val="333333"/>
            <w:sz w:val="24"/>
            <w:szCs w:val="24"/>
          </w:rPr>
          <w:delText xml:space="preserve">and shall be protected pursuant to the parties </w:delText>
        </w:r>
        <w:r w:rsidR="00245378" w:rsidRPr="00951CAE" w:rsidDel="00550ED8">
          <w:rPr>
            <w:rFonts w:ascii="Times Roman" w:hAnsi="Times Roman"/>
            <w:b/>
            <w:color w:val="333333"/>
            <w:sz w:val="24"/>
            <w:szCs w:val="24"/>
          </w:rPr>
          <w:delText xml:space="preserve">Confidentiality, Non-Disclosure, Non-Circumvention </w:delText>
        </w:r>
        <w:r w:rsidRPr="00951CAE" w:rsidDel="00550ED8">
          <w:rPr>
            <w:rFonts w:ascii="Times Roman" w:hAnsi="Times Roman"/>
            <w:b/>
            <w:color w:val="333333"/>
            <w:sz w:val="24"/>
            <w:szCs w:val="24"/>
          </w:rPr>
          <w:delText xml:space="preserve">Agreement </w:delText>
        </w:r>
        <w:r w:rsidRPr="00951CAE" w:rsidDel="00550ED8">
          <w:rPr>
            <w:rFonts w:ascii="Times Roman" w:hAnsi="Times Roman"/>
            <w:color w:val="333333"/>
            <w:sz w:val="24"/>
            <w:szCs w:val="24"/>
          </w:rPr>
          <w:delText>dated </w:delText>
        </w:r>
        <w:r w:rsidRPr="00951CAE" w:rsidDel="00550ED8">
          <w:rPr>
            <w:rFonts w:ascii="Times Roman" w:hAnsi="Times Roman"/>
            <w:color w:val="333333"/>
            <w:sz w:val="24"/>
            <w:szCs w:val="24"/>
            <w:u w:val="single"/>
          </w:rPr>
          <w:delText>                   </w:delText>
        </w:r>
        <w:r w:rsidR="003F304C" w:rsidDel="00550ED8">
          <w:rPr>
            <w:rFonts w:ascii="Times Roman" w:hAnsi="Times Roman"/>
            <w:color w:val="333333"/>
            <w:sz w:val="24"/>
            <w:szCs w:val="24"/>
            <w:u w:val="single"/>
          </w:rPr>
          <w:delText xml:space="preserve"> </w:delText>
        </w:r>
        <w:r w:rsidR="003F304C" w:rsidRPr="003F304C" w:rsidDel="00550ED8">
          <w:rPr>
            <w:rFonts w:ascii="Times Roman" w:hAnsi="Times Roman"/>
            <w:color w:val="333333"/>
            <w:sz w:val="24"/>
            <w:szCs w:val="24"/>
          </w:rPr>
          <w:delText>and attached hereto Appendix B</w:delText>
        </w:r>
        <w:r w:rsidR="003F304C" w:rsidDel="00550ED8">
          <w:rPr>
            <w:rFonts w:ascii="Times Roman" w:hAnsi="Times Roman"/>
            <w:color w:val="333333"/>
            <w:sz w:val="24"/>
            <w:szCs w:val="24"/>
            <w:u w:val="single"/>
          </w:rPr>
          <w:delText>.</w:delText>
        </w:r>
        <w:commentRangeEnd w:id="71"/>
        <w:r w:rsidR="00E0217B" w:rsidDel="00550ED8">
          <w:rPr>
            <w:rStyle w:val="CommentReference"/>
            <w:rFonts w:asciiTheme="minorHAnsi" w:hAnsiTheme="minorHAnsi" w:cstheme="minorBidi"/>
          </w:rPr>
          <w:commentReference w:id="71"/>
        </w:r>
        <w:commentRangeEnd w:id="72"/>
        <w:r w:rsidR="00494549" w:rsidDel="00550ED8">
          <w:rPr>
            <w:rStyle w:val="CommentReference"/>
            <w:rFonts w:asciiTheme="minorHAnsi" w:hAnsiTheme="minorHAnsi" w:cstheme="minorBidi"/>
          </w:rPr>
          <w:commentReference w:id="72"/>
        </w:r>
      </w:del>
    </w:p>
    <w:p w14:paraId="51D3C3B2"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7</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REPRESENTATIONS AND WARRANTIES</w:t>
      </w:r>
      <w:r w:rsidR="00935930" w:rsidRPr="00951CAE">
        <w:rPr>
          <w:rFonts w:ascii="Times Roman" w:hAnsi="Times Roman"/>
          <w:color w:val="333333"/>
          <w:sz w:val="24"/>
          <w:szCs w:val="24"/>
        </w:rPr>
        <w:t>.</w:t>
      </w:r>
    </w:p>
    <w:p w14:paraId="440773D5" w14:textId="5BD1AE48"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Consultant represents and warrants that the Services performed pursuant to this Agreement shall be performed in a professional manner by individuals well qualified to perform such work, and agrees to provide </w:t>
      </w:r>
      <w:r w:rsidR="00C40B22">
        <w:rPr>
          <w:rFonts w:ascii="Times Roman" w:hAnsi="Times Roman"/>
          <w:color w:val="333333"/>
          <w:sz w:val="24"/>
          <w:szCs w:val="24"/>
        </w:rPr>
        <w:t>Client</w:t>
      </w:r>
      <w:r w:rsidRPr="00951CAE">
        <w:rPr>
          <w:rFonts w:ascii="Times Roman" w:hAnsi="Times Roman"/>
          <w:color w:val="333333"/>
          <w:sz w:val="24"/>
          <w:szCs w:val="24"/>
        </w:rPr>
        <w:t>, on request, with information concerning the individuals’ experience which affirms these qualifications.</w:t>
      </w:r>
    </w:p>
    <w:p w14:paraId="6CF388FE"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8</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WORK POLICY</w:t>
      </w:r>
      <w:r w:rsidR="00935930" w:rsidRPr="00951CAE">
        <w:rPr>
          <w:rFonts w:ascii="Times Roman" w:hAnsi="Times Roman"/>
          <w:color w:val="333333"/>
          <w:sz w:val="24"/>
          <w:szCs w:val="24"/>
        </w:rPr>
        <w:t>.</w:t>
      </w:r>
    </w:p>
    <w:p w14:paraId="55DB7793" w14:textId="50822C04"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(a)        Consultant agrees to observe the working hours, work rules, building security measures and holiday schedule of </w:t>
      </w:r>
      <w:r w:rsidR="00C40B22">
        <w:rPr>
          <w:rFonts w:ascii="Times Roman" w:hAnsi="Times Roman"/>
          <w:color w:val="333333"/>
          <w:sz w:val="24"/>
          <w:szCs w:val="24"/>
        </w:rPr>
        <w:t>Client</w:t>
      </w:r>
      <w:r w:rsidRPr="00951CAE">
        <w:rPr>
          <w:rFonts w:ascii="Times Roman" w:hAnsi="Times Roman"/>
          <w:color w:val="333333"/>
          <w:sz w:val="24"/>
          <w:szCs w:val="24"/>
        </w:rPr>
        <w:t xml:space="preserve"> when on </w:t>
      </w:r>
      <w:r w:rsidR="00C40B22">
        <w:rPr>
          <w:rFonts w:ascii="Times Roman" w:hAnsi="Times Roman"/>
          <w:color w:val="333333"/>
          <w:sz w:val="24"/>
          <w:szCs w:val="24"/>
        </w:rPr>
        <w:t>Client</w:t>
      </w:r>
      <w:r w:rsidRPr="00951CAE">
        <w:rPr>
          <w:rFonts w:ascii="Times Roman" w:hAnsi="Times Roman"/>
          <w:color w:val="333333"/>
          <w:sz w:val="24"/>
          <w:szCs w:val="24"/>
        </w:rPr>
        <w:t xml:space="preserve"> premises, which will be provided to Consultant upon request; provided, however, that adherence to such working hours and schedules shall not constitute justification for non-accomplishment of agreed upon schedules and deadlines.</w:t>
      </w:r>
    </w:p>
    <w:p w14:paraId="5F87339E" w14:textId="094FBF55"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(b)        Consultant further agrees to employ all reasonable efforts to meet </w:t>
      </w:r>
      <w:r w:rsidR="00C40B22">
        <w:rPr>
          <w:rFonts w:ascii="Times Roman" w:hAnsi="Times Roman"/>
          <w:color w:val="333333"/>
          <w:sz w:val="24"/>
          <w:szCs w:val="24"/>
        </w:rPr>
        <w:t>Client</w:t>
      </w:r>
      <w:r w:rsidRPr="00951CAE">
        <w:rPr>
          <w:rFonts w:ascii="Times Roman" w:hAnsi="Times Roman"/>
          <w:color w:val="333333"/>
          <w:sz w:val="24"/>
          <w:szCs w:val="24"/>
        </w:rPr>
        <w:t xml:space="preserve">’s assignment deadlines and documentation standards, as applicable. Unless otherwise agreed upon, Consultant shall meet with </w:t>
      </w:r>
      <w:r w:rsidR="00C40B22">
        <w:rPr>
          <w:rFonts w:ascii="Times Roman" w:hAnsi="Times Roman"/>
          <w:color w:val="333333"/>
          <w:sz w:val="24"/>
          <w:szCs w:val="24"/>
        </w:rPr>
        <w:t>Client</w:t>
      </w:r>
      <w:r w:rsidRPr="00951CAE">
        <w:rPr>
          <w:rFonts w:ascii="Times Roman" w:hAnsi="Times Roman"/>
          <w:color w:val="333333"/>
          <w:sz w:val="24"/>
          <w:szCs w:val="24"/>
        </w:rPr>
        <w:t xml:space="preserve"> personnel to discuss and review the progress of the current assignment on a regular basis.</w:t>
      </w:r>
    </w:p>
    <w:p w14:paraId="60D41FD8" w14:textId="77777777" w:rsidR="006B464A" w:rsidRPr="00951CAE" w:rsidRDefault="006B464A" w:rsidP="006B464A">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9.       </w:t>
      </w:r>
      <w:r w:rsidRPr="00951CAE">
        <w:rPr>
          <w:rFonts w:ascii="Times Roman" w:hAnsi="Times Roman"/>
          <w:b/>
          <w:color w:val="333333"/>
          <w:sz w:val="24"/>
          <w:szCs w:val="24"/>
        </w:rPr>
        <w:t>PROFIT SHARE</w:t>
      </w:r>
      <w:r w:rsidRPr="00951CAE">
        <w:rPr>
          <w:rFonts w:ascii="Times Roman" w:hAnsi="Times Roman"/>
          <w:color w:val="333333"/>
          <w:sz w:val="24"/>
          <w:szCs w:val="24"/>
        </w:rPr>
        <w:t>.</w:t>
      </w:r>
    </w:p>
    <w:p w14:paraId="44D68D71" w14:textId="32C4299F" w:rsidR="00FB1989" w:rsidRPr="00951CAE" w:rsidRDefault="0084505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(a)</w:t>
      </w:r>
      <w:r w:rsidRPr="00951CAE">
        <w:rPr>
          <w:rFonts w:ascii="Times Roman" w:hAnsi="Times Roman"/>
          <w:color w:val="333333"/>
          <w:sz w:val="24"/>
          <w:szCs w:val="24"/>
        </w:rPr>
        <w:tab/>
      </w:r>
      <w:commentRangeStart w:id="73"/>
      <w:ins w:id="74" w:author="Shane McCall" w:date="2020-02-12T16:52:00Z">
        <w:r w:rsidR="005773EA">
          <w:rPr>
            <w:rFonts w:ascii="Times Roman" w:hAnsi="Times Roman"/>
            <w:color w:val="333333"/>
            <w:sz w:val="24"/>
            <w:szCs w:val="24"/>
          </w:rPr>
          <w:t>N</w:t>
        </w:r>
      </w:ins>
      <w:moveToRangeStart w:id="75" w:author="Shane McCall" w:date="2020-02-12T16:52:00Z" w:name="move32418770"/>
      <w:moveTo w:id="76" w:author="Shane McCall" w:date="2020-02-12T16:52:00Z">
        <w:del w:id="77" w:author="Shane McCall" w:date="2020-02-12T16:52:00Z">
          <w:r w:rsidR="005773EA" w:rsidRPr="00951CAE" w:rsidDel="005773EA">
            <w:rPr>
              <w:rFonts w:ascii="Times Roman" w:hAnsi="Times Roman"/>
              <w:color w:val="333333"/>
              <w:sz w:val="24"/>
              <w:szCs w:val="24"/>
            </w:rPr>
            <w:delText>The Parties hereby further agree that n</w:delText>
          </w:r>
        </w:del>
        <w:r w:rsidR="005773EA" w:rsidRPr="00951CAE">
          <w:rPr>
            <w:rFonts w:ascii="Times Roman" w:hAnsi="Times Roman"/>
            <w:color w:val="333333"/>
            <w:sz w:val="24"/>
            <w:szCs w:val="24"/>
          </w:rPr>
          <w:t xml:space="preserve">et profits </w:t>
        </w:r>
      </w:moveTo>
      <w:ins w:id="78" w:author="Shane McCall" w:date="2020-02-12T16:53:00Z">
        <w:r w:rsidR="009A7B5F">
          <w:rPr>
            <w:rFonts w:ascii="Times Roman" w:hAnsi="Times Roman"/>
            <w:color w:val="333333"/>
            <w:sz w:val="24"/>
            <w:szCs w:val="24"/>
          </w:rPr>
          <w:t xml:space="preserve">(“Net Profits”) </w:t>
        </w:r>
      </w:ins>
      <w:moveTo w:id="79" w:author="Shane McCall" w:date="2020-02-12T16:52:00Z">
        <w:r w:rsidR="005773EA" w:rsidRPr="00951CAE">
          <w:rPr>
            <w:rFonts w:ascii="Times Roman" w:hAnsi="Times Roman"/>
            <w:color w:val="333333"/>
            <w:sz w:val="24"/>
            <w:szCs w:val="24"/>
          </w:rPr>
          <w:t xml:space="preserve">derived from the performance of work shall be calculated and distributed to parties </w:t>
        </w:r>
        <w:del w:id="80" w:author="Shane McCall" w:date="2020-02-12T16:52:00Z">
          <w:r w:rsidR="005773EA" w:rsidRPr="00951CAE" w:rsidDel="005773EA">
            <w:rPr>
              <w:rFonts w:ascii="Times Roman" w:hAnsi="Times Roman"/>
              <w:color w:val="333333"/>
              <w:sz w:val="24"/>
              <w:szCs w:val="24"/>
            </w:rPr>
            <w:delText xml:space="preserve">as per </w:delText>
          </w:r>
          <w:r w:rsidR="005773EA" w:rsidDel="005773EA">
            <w:rPr>
              <w:rFonts w:ascii="Times Roman" w:hAnsi="Times Roman"/>
              <w:color w:val="333333"/>
              <w:sz w:val="24"/>
              <w:szCs w:val="24"/>
            </w:rPr>
            <w:delText xml:space="preserve">Paragraph </w:delText>
          </w:r>
          <w:r w:rsidR="005773EA" w:rsidRPr="00951CAE" w:rsidDel="005773EA">
            <w:rPr>
              <w:rFonts w:ascii="Times Roman" w:hAnsi="Times Roman"/>
              <w:color w:val="333333"/>
              <w:sz w:val="24"/>
              <w:szCs w:val="24"/>
            </w:rPr>
            <w:delText xml:space="preserve">9 </w:delText>
          </w:r>
        </w:del>
        <w:r w:rsidR="005773EA" w:rsidRPr="00951CAE">
          <w:rPr>
            <w:rFonts w:ascii="Times Roman" w:hAnsi="Times Roman"/>
            <w:color w:val="333333"/>
            <w:sz w:val="24"/>
            <w:szCs w:val="24"/>
          </w:rPr>
          <w:t xml:space="preserve">after </w:t>
        </w:r>
        <w:r w:rsidR="005773EA">
          <w:rPr>
            <w:rFonts w:ascii="Times Roman" w:hAnsi="Times Roman"/>
            <w:color w:val="333333"/>
            <w:sz w:val="24"/>
            <w:szCs w:val="24"/>
          </w:rPr>
          <w:t xml:space="preserve">payroll, </w:t>
        </w:r>
        <w:r w:rsidR="005773EA" w:rsidRPr="00951CAE">
          <w:rPr>
            <w:rFonts w:ascii="Times Roman" w:hAnsi="Times Roman"/>
            <w:color w:val="333333"/>
            <w:sz w:val="24"/>
            <w:szCs w:val="24"/>
          </w:rPr>
          <w:t xml:space="preserve">subcontractor, material costs, employee expenses and reasonable attorney fees. </w:t>
        </w:r>
      </w:moveTo>
      <w:moveToRangeEnd w:id="75"/>
      <w:commentRangeEnd w:id="73"/>
      <w:r w:rsidR="009A7B5F">
        <w:rPr>
          <w:rStyle w:val="CommentReference"/>
          <w:rFonts w:asciiTheme="minorHAnsi" w:hAnsiTheme="minorHAnsi" w:cstheme="minorBidi"/>
        </w:rPr>
        <w:commentReference w:id="73"/>
      </w:r>
      <w:ins w:id="81" w:author="Shane McCall" w:date="2020-02-12T16:53:00Z">
        <w:r w:rsidR="009A7B5F" w:rsidRPr="009A7B5F">
          <w:rPr>
            <w:rFonts w:ascii="Times Roman" w:hAnsi="Times Roman"/>
            <w:color w:val="333333"/>
            <w:sz w:val="24"/>
            <w:szCs w:val="24"/>
          </w:rPr>
          <w:t>Net Profits</w:t>
        </w:r>
        <w:r w:rsidR="009A7B5F" w:rsidRPr="009A7B5F" w:rsidDel="009A7B5F">
          <w:rPr>
            <w:rFonts w:ascii="Times Roman" w:hAnsi="Times Roman"/>
            <w:color w:val="333333"/>
            <w:sz w:val="24"/>
            <w:szCs w:val="24"/>
          </w:rPr>
          <w:t xml:space="preserve"> </w:t>
        </w:r>
      </w:ins>
      <w:commentRangeStart w:id="82"/>
      <w:commentRangeStart w:id="83"/>
      <w:commentRangeStart w:id="84"/>
      <w:del w:id="85" w:author="Shane McCall" w:date="2020-02-12T16:53:00Z">
        <w:r w:rsidR="006B464A" w:rsidRPr="00951CAE" w:rsidDel="009A7B5F">
          <w:rPr>
            <w:rFonts w:ascii="Times Roman" w:hAnsi="Times Roman"/>
            <w:color w:val="333333"/>
            <w:sz w:val="24"/>
            <w:szCs w:val="24"/>
          </w:rPr>
          <w:delText>Net Profit</w:delText>
        </w:r>
      </w:del>
      <w:r w:rsidR="006B464A" w:rsidRPr="00951CAE">
        <w:rPr>
          <w:rFonts w:ascii="Times Roman" w:hAnsi="Times Roman"/>
          <w:color w:val="333333"/>
          <w:sz w:val="24"/>
          <w:szCs w:val="24"/>
        </w:rPr>
        <w:t xml:space="preserve"> </w:t>
      </w:r>
      <w:commentRangeEnd w:id="82"/>
      <w:r w:rsidR="00E96DE1">
        <w:rPr>
          <w:rStyle w:val="CommentReference"/>
          <w:rFonts w:asciiTheme="minorHAnsi" w:hAnsiTheme="minorHAnsi" w:cstheme="minorBidi"/>
        </w:rPr>
        <w:commentReference w:id="82"/>
      </w:r>
      <w:commentRangeEnd w:id="83"/>
      <w:r w:rsidR="001E4E6C">
        <w:rPr>
          <w:rStyle w:val="CommentReference"/>
          <w:rFonts w:asciiTheme="minorHAnsi" w:hAnsiTheme="minorHAnsi" w:cstheme="minorBidi"/>
        </w:rPr>
        <w:commentReference w:id="83"/>
      </w:r>
      <w:commentRangeEnd w:id="84"/>
      <w:r w:rsidR="00E25810">
        <w:rPr>
          <w:rStyle w:val="CommentReference"/>
          <w:rFonts w:asciiTheme="minorHAnsi" w:hAnsiTheme="minorHAnsi" w:cstheme="minorBidi"/>
        </w:rPr>
        <w:commentReference w:id="84"/>
      </w:r>
      <w:r w:rsidR="006B464A" w:rsidRPr="00951CAE">
        <w:rPr>
          <w:rFonts w:ascii="Times Roman" w:hAnsi="Times Roman"/>
          <w:color w:val="333333"/>
          <w:sz w:val="24"/>
          <w:szCs w:val="24"/>
        </w:rPr>
        <w:t xml:space="preserve">shall accrue </w:t>
      </w:r>
      <w:del w:id="86" w:author="Shane McCall" w:date="2020-02-27T10:23:00Z">
        <w:r w:rsidR="006B464A" w:rsidRPr="00951CAE" w:rsidDel="004F73E8">
          <w:rPr>
            <w:rFonts w:ascii="Times Roman" w:hAnsi="Times Roman"/>
            <w:color w:val="333333"/>
            <w:sz w:val="24"/>
            <w:szCs w:val="24"/>
          </w:rPr>
          <w:delText xml:space="preserve">for the term of this Agreement </w:delText>
        </w:r>
      </w:del>
      <w:ins w:id="87" w:author="Shane McCall" w:date="2020-02-12T16:34:00Z">
        <w:r w:rsidR="00124108">
          <w:rPr>
            <w:rFonts w:ascii="Times Roman" w:hAnsi="Times Roman"/>
            <w:color w:val="333333"/>
            <w:sz w:val="24"/>
            <w:szCs w:val="24"/>
          </w:rPr>
          <w:t>f</w:t>
        </w:r>
      </w:ins>
      <w:r w:rsidR="006B464A" w:rsidRPr="00951CAE">
        <w:rPr>
          <w:rFonts w:ascii="Times Roman" w:hAnsi="Times Roman"/>
          <w:color w:val="333333"/>
          <w:sz w:val="24"/>
          <w:szCs w:val="24"/>
        </w:rPr>
        <w:t xml:space="preserve">or </w:t>
      </w:r>
      <w:del w:id="88" w:author="Shane McCall" w:date="2020-02-12T16:34:00Z">
        <w:r w:rsidR="006B464A" w:rsidRPr="00951CAE" w:rsidDel="00124108">
          <w:rPr>
            <w:rFonts w:ascii="Times Roman" w:hAnsi="Times Roman"/>
            <w:color w:val="333333"/>
            <w:sz w:val="24"/>
            <w:szCs w:val="24"/>
          </w:rPr>
          <w:delText xml:space="preserve">so long </w:delText>
        </w:r>
      </w:del>
      <w:ins w:id="89" w:author="Shane McCall" w:date="2020-02-12T16:34:00Z">
        <w:r w:rsidR="00124108">
          <w:rPr>
            <w:rFonts w:ascii="Times Roman" w:hAnsi="Times Roman"/>
            <w:color w:val="333333"/>
            <w:sz w:val="24"/>
            <w:szCs w:val="24"/>
          </w:rPr>
          <w:t xml:space="preserve">the </w:t>
        </w:r>
      </w:ins>
      <w:ins w:id="90" w:author="Shane McCall" w:date="2020-02-27T10:23:00Z">
        <w:r w:rsidR="004F73E8">
          <w:rPr>
            <w:rFonts w:ascii="Times Roman" w:hAnsi="Times Roman"/>
            <w:color w:val="333333"/>
            <w:sz w:val="24"/>
            <w:szCs w:val="24"/>
          </w:rPr>
          <w:t>en</w:t>
        </w:r>
      </w:ins>
      <w:ins w:id="91" w:author="Shane McCall" w:date="2020-02-27T10:24:00Z">
        <w:r w:rsidR="004F73E8">
          <w:rPr>
            <w:rFonts w:ascii="Times Roman" w:hAnsi="Times Roman"/>
            <w:color w:val="333333"/>
            <w:sz w:val="24"/>
            <w:szCs w:val="24"/>
          </w:rPr>
          <w:t xml:space="preserve">tire </w:t>
        </w:r>
      </w:ins>
      <w:ins w:id="92" w:author="Shane McCall" w:date="2020-02-12T16:34:00Z">
        <w:r w:rsidR="00124108">
          <w:rPr>
            <w:rFonts w:ascii="Times Roman" w:hAnsi="Times Roman"/>
            <w:color w:val="333333"/>
            <w:sz w:val="24"/>
            <w:szCs w:val="24"/>
          </w:rPr>
          <w:t xml:space="preserve">period of performance </w:t>
        </w:r>
      </w:ins>
      <w:ins w:id="93" w:author="Shane McCall" w:date="2020-02-27T10:24:00Z">
        <w:r w:rsidR="004F73E8">
          <w:rPr>
            <w:rFonts w:ascii="Times Roman" w:hAnsi="Times Roman"/>
            <w:color w:val="333333"/>
            <w:sz w:val="24"/>
            <w:szCs w:val="24"/>
          </w:rPr>
          <w:t xml:space="preserve">(including any exercised options) </w:t>
        </w:r>
      </w:ins>
      <w:ins w:id="94" w:author="Shane McCall" w:date="2020-02-12T16:34:00Z">
        <w:r w:rsidR="00124108">
          <w:rPr>
            <w:rFonts w:ascii="Times Roman" w:hAnsi="Times Roman"/>
            <w:color w:val="333333"/>
            <w:sz w:val="24"/>
            <w:szCs w:val="24"/>
          </w:rPr>
          <w:t xml:space="preserve">of </w:t>
        </w:r>
      </w:ins>
      <w:del w:id="95" w:author="Shane McCall" w:date="2020-02-12T16:34:00Z">
        <w:r w:rsidR="006B464A" w:rsidRPr="00951CAE" w:rsidDel="00124108">
          <w:rPr>
            <w:rFonts w:ascii="Times Roman" w:hAnsi="Times Roman"/>
            <w:color w:val="333333"/>
            <w:sz w:val="24"/>
            <w:szCs w:val="24"/>
          </w:rPr>
          <w:delText xml:space="preserve">as </w:delText>
        </w:r>
      </w:del>
      <w:r w:rsidR="006B464A" w:rsidRPr="00951CAE">
        <w:rPr>
          <w:rFonts w:ascii="Times Roman" w:hAnsi="Times Roman"/>
          <w:color w:val="333333"/>
          <w:sz w:val="24"/>
          <w:szCs w:val="24"/>
        </w:rPr>
        <w:t xml:space="preserve">any contract executed </w:t>
      </w:r>
      <w:ins w:id="96" w:author="Shane McCall" w:date="2020-02-12T16:33:00Z">
        <w:r w:rsidR="00B1405F">
          <w:rPr>
            <w:rFonts w:ascii="Times Roman" w:hAnsi="Times Roman"/>
            <w:color w:val="333333"/>
            <w:sz w:val="24"/>
            <w:szCs w:val="24"/>
          </w:rPr>
          <w:t xml:space="preserve">between Client and the Government </w:t>
        </w:r>
      </w:ins>
      <w:ins w:id="97" w:author="Shane McCall" w:date="2020-02-12T16:34:00Z">
        <w:r w:rsidR="00124108">
          <w:rPr>
            <w:rFonts w:ascii="Times Roman" w:hAnsi="Times Roman"/>
            <w:color w:val="333333"/>
            <w:sz w:val="24"/>
            <w:szCs w:val="24"/>
          </w:rPr>
          <w:t xml:space="preserve">(each, a “Contract”) </w:t>
        </w:r>
      </w:ins>
      <w:r w:rsidR="006B464A" w:rsidRPr="00951CAE">
        <w:rPr>
          <w:rFonts w:ascii="Times Roman" w:hAnsi="Times Roman"/>
          <w:color w:val="333333"/>
          <w:sz w:val="24"/>
          <w:szCs w:val="24"/>
        </w:rPr>
        <w:t xml:space="preserve">during the term of this </w:t>
      </w:r>
      <w:del w:id="98" w:author="Shane McCall" w:date="2020-02-12T16:34:00Z">
        <w:r w:rsidR="006B464A" w:rsidRPr="00951CAE" w:rsidDel="00124108">
          <w:rPr>
            <w:rFonts w:ascii="Times Roman" w:hAnsi="Times Roman"/>
            <w:color w:val="333333"/>
            <w:sz w:val="24"/>
            <w:szCs w:val="24"/>
          </w:rPr>
          <w:delText>a</w:delText>
        </w:r>
      </w:del>
      <w:ins w:id="99" w:author="Shane McCall" w:date="2020-02-12T16:34:00Z">
        <w:r w:rsidR="00124108">
          <w:rPr>
            <w:rFonts w:ascii="Times Roman" w:hAnsi="Times Roman"/>
            <w:color w:val="333333"/>
            <w:sz w:val="24"/>
            <w:szCs w:val="24"/>
          </w:rPr>
          <w:t>A</w:t>
        </w:r>
      </w:ins>
      <w:r w:rsidR="006B464A" w:rsidRPr="00951CAE">
        <w:rPr>
          <w:rFonts w:ascii="Times Roman" w:hAnsi="Times Roman"/>
          <w:color w:val="333333"/>
          <w:sz w:val="24"/>
          <w:szCs w:val="24"/>
        </w:rPr>
        <w:t>greement</w:t>
      </w:r>
      <w:ins w:id="100" w:author="Shane McCall" w:date="2020-02-27T10:24:00Z">
        <w:r w:rsidR="004F73E8">
          <w:rPr>
            <w:rFonts w:ascii="Times Roman" w:hAnsi="Times Roman"/>
            <w:color w:val="333333"/>
            <w:sz w:val="24"/>
            <w:szCs w:val="24"/>
          </w:rPr>
          <w:t xml:space="preserve"> or for which </w:t>
        </w:r>
        <w:r w:rsidR="007066A8">
          <w:rPr>
            <w:rFonts w:ascii="Times Roman" w:hAnsi="Times Roman"/>
            <w:color w:val="333333"/>
            <w:sz w:val="24"/>
            <w:szCs w:val="24"/>
          </w:rPr>
          <w:t xml:space="preserve">Consultant provided assistance to Client for securing </w:t>
        </w:r>
        <w:r w:rsidR="00BA76C7">
          <w:rPr>
            <w:rFonts w:ascii="Times Roman" w:hAnsi="Times Roman"/>
            <w:color w:val="333333"/>
            <w:sz w:val="24"/>
            <w:szCs w:val="24"/>
          </w:rPr>
          <w:t>the Contract</w:t>
        </w:r>
      </w:ins>
      <w:ins w:id="101" w:author="Shane McCall" w:date="2020-02-27T10:25:00Z">
        <w:r w:rsidR="00E5400C">
          <w:rPr>
            <w:rFonts w:ascii="Times Roman" w:hAnsi="Times Roman"/>
            <w:color w:val="333333"/>
            <w:sz w:val="24"/>
            <w:szCs w:val="24"/>
          </w:rPr>
          <w:t>, even if the</w:t>
        </w:r>
      </w:ins>
      <w:ins w:id="102" w:author="Shane McCall" w:date="2020-02-27T10:26:00Z">
        <w:r w:rsidR="00E5400C">
          <w:rPr>
            <w:rFonts w:ascii="Times Roman" w:hAnsi="Times Roman"/>
            <w:color w:val="333333"/>
            <w:sz w:val="24"/>
            <w:szCs w:val="24"/>
          </w:rPr>
          <w:t xml:space="preserve"> Contract was awarded after </w:t>
        </w:r>
        <w:r w:rsidR="00964133">
          <w:rPr>
            <w:rFonts w:ascii="Times Roman" w:hAnsi="Times Roman"/>
            <w:color w:val="333333"/>
            <w:sz w:val="24"/>
            <w:szCs w:val="24"/>
          </w:rPr>
          <w:t xml:space="preserve">this </w:t>
        </w:r>
        <w:r w:rsidR="00964133">
          <w:rPr>
            <w:rFonts w:ascii="Times Roman" w:hAnsi="Times Roman"/>
            <w:color w:val="333333"/>
            <w:sz w:val="24"/>
            <w:szCs w:val="24"/>
          </w:rPr>
          <w:lastRenderedPageBreak/>
          <w:t>Agreement was terminated</w:t>
        </w:r>
      </w:ins>
      <w:del w:id="103" w:author="Shane McCall" w:date="2020-02-12T16:34:00Z">
        <w:r w:rsidR="006B464A" w:rsidRPr="00951CAE" w:rsidDel="00124108">
          <w:rPr>
            <w:rFonts w:ascii="Times Roman" w:hAnsi="Times Roman"/>
            <w:color w:val="333333"/>
            <w:sz w:val="24"/>
            <w:szCs w:val="24"/>
          </w:rPr>
          <w:delText xml:space="preserve"> lasts</w:delText>
        </w:r>
      </w:del>
      <w:del w:id="104" w:author="Shane McCall" w:date="2020-02-27T10:26:00Z">
        <w:r w:rsidR="006B464A" w:rsidRPr="00951CAE" w:rsidDel="00964133">
          <w:rPr>
            <w:rFonts w:ascii="Times Roman" w:hAnsi="Times Roman"/>
            <w:color w:val="333333"/>
            <w:sz w:val="24"/>
            <w:szCs w:val="24"/>
          </w:rPr>
          <w:delText xml:space="preserve">, </w:delText>
        </w:r>
      </w:del>
      <w:ins w:id="105" w:author="Shane McCall" w:date="2020-02-27T10:26:00Z">
        <w:r w:rsidR="00964133">
          <w:rPr>
            <w:rFonts w:ascii="Times Roman" w:hAnsi="Times Roman"/>
            <w:color w:val="333333"/>
            <w:sz w:val="24"/>
            <w:szCs w:val="24"/>
          </w:rPr>
          <w:t xml:space="preserve">. Net Profits </w:t>
        </w:r>
      </w:ins>
      <w:del w:id="106" w:author="Shane McCall" w:date="2020-02-27T10:26:00Z">
        <w:r w:rsidR="006B464A" w:rsidRPr="00951CAE" w:rsidDel="00964133">
          <w:rPr>
            <w:rFonts w:ascii="Times Roman" w:hAnsi="Times Roman"/>
            <w:color w:val="333333"/>
            <w:sz w:val="24"/>
            <w:szCs w:val="24"/>
          </w:rPr>
          <w:delText xml:space="preserve">and </w:delText>
        </w:r>
      </w:del>
      <w:r w:rsidR="006B464A" w:rsidRPr="00951CAE">
        <w:rPr>
          <w:rFonts w:ascii="Times Roman" w:hAnsi="Times Roman"/>
          <w:color w:val="333333"/>
          <w:sz w:val="24"/>
          <w:szCs w:val="24"/>
        </w:rPr>
        <w:t xml:space="preserve">shall be disbursed to </w:t>
      </w:r>
      <w:r w:rsidR="00FB1989" w:rsidRPr="00951CAE">
        <w:rPr>
          <w:rFonts w:ascii="Times Roman" w:hAnsi="Times Roman"/>
          <w:color w:val="333333"/>
          <w:sz w:val="24"/>
          <w:szCs w:val="24"/>
        </w:rPr>
        <w:t xml:space="preserve">each respective </w:t>
      </w:r>
      <w:r w:rsidR="00A105D1">
        <w:rPr>
          <w:rFonts w:ascii="Times Roman" w:hAnsi="Times Roman"/>
          <w:color w:val="333333"/>
          <w:sz w:val="24"/>
          <w:szCs w:val="24"/>
        </w:rPr>
        <w:t>party</w:t>
      </w:r>
      <w:r w:rsidR="00FB1989" w:rsidRPr="00951CAE">
        <w:rPr>
          <w:rFonts w:ascii="Times Roman" w:hAnsi="Times Roman"/>
          <w:color w:val="333333"/>
          <w:sz w:val="24"/>
          <w:szCs w:val="24"/>
        </w:rPr>
        <w:t xml:space="preserve"> upon fulfillment of the </w:t>
      </w:r>
      <w:ins w:id="107" w:author="Shane McCall" w:date="2020-02-12T16:37:00Z">
        <w:r w:rsidR="00FA7C64">
          <w:rPr>
            <w:rFonts w:ascii="Times Roman" w:hAnsi="Times Roman"/>
            <w:color w:val="333333"/>
            <w:sz w:val="24"/>
            <w:szCs w:val="24"/>
          </w:rPr>
          <w:t>C</w:t>
        </w:r>
      </w:ins>
      <w:del w:id="108" w:author="Shane McCall" w:date="2020-02-12T16:37:00Z">
        <w:r w:rsidR="00FB1989" w:rsidRPr="00951CAE" w:rsidDel="00FA7C64">
          <w:rPr>
            <w:rFonts w:ascii="Times Roman" w:hAnsi="Times Roman"/>
            <w:color w:val="333333"/>
            <w:sz w:val="24"/>
            <w:szCs w:val="24"/>
          </w:rPr>
          <w:delText>c</w:delText>
        </w:r>
      </w:del>
      <w:r w:rsidR="00FB1989" w:rsidRPr="00951CAE">
        <w:rPr>
          <w:rFonts w:ascii="Times Roman" w:hAnsi="Times Roman"/>
          <w:color w:val="333333"/>
          <w:sz w:val="24"/>
          <w:szCs w:val="24"/>
        </w:rPr>
        <w:t xml:space="preserve">ontract agreement </w:t>
      </w:r>
      <w:ins w:id="109" w:author="Shane McCall" w:date="2020-02-27T10:25:00Z">
        <w:r w:rsidR="00D5740D">
          <w:rPr>
            <w:rFonts w:ascii="Times Roman" w:hAnsi="Times Roman"/>
            <w:color w:val="333333"/>
            <w:sz w:val="24"/>
            <w:szCs w:val="24"/>
          </w:rPr>
          <w:t xml:space="preserve">and </w:t>
        </w:r>
      </w:ins>
      <w:ins w:id="110" w:author="Shane McCall" w:date="2020-02-27T10:27:00Z">
        <w:r w:rsidR="00964133">
          <w:rPr>
            <w:rFonts w:ascii="Times Roman" w:hAnsi="Times Roman"/>
            <w:color w:val="333333"/>
            <w:sz w:val="24"/>
            <w:szCs w:val="24"/>
          </w:rPr>
          <w:t>within 15 days of</w:t>
        </w:r>
      </w:ins>
      <w:ins w:id="111" w:author="Shane McCall" w:date="2020-02-27T10:26:00Z">
        <w:r w:rsidR="00964133">
          <w:rPr>
            <w:rFonts w:ascii="Times Roman" w:hAnsi="Times Roman"/>
            <w:color w:val="333333"/>
            <w:sz w:val="24"/>
            <w:szCs w:val="24"/>
          </w:rPr>
          <w:t xml:space="preserve"> </w:t>
        </w:r>
      </w:ins>
      <w:ins w:id="112" w:author="Shane McCall" w:date="2020-02-27T10:29:00Z">
        <w:r w:rsidR="00CB5980">
          <w:rPr>
            <w:rFonts w:ascii="Times Roman" w:hAnsi="Times Roman"/>
            <w:color w:val="333333"/>
            <w:sz w:val="24"/>
            <w:szCs w:val="24"/>
          </w:rPr>
          <w:t xml:space="preserve">each and every </w:t>
        </w:r>
      </w:ins>
      <w:ins w:id="113" w:author="Shane McCall" w:date="2020-02-27T10:25:00Z">
        <w:r w:rsidR="00D5740D">
          <w:rPr>
            <w:rFonts w:ascii="Times Roman" w:hAnsi="Times Roman"/>
            <w:color w:val="333333"/>
            <w:sz w:val="24"/>
            <w:szCs w:val="24"/>
          </w:rPr>
          <w:t xml:space="preserve">receipt of payment </w:t>
        </w:r>
      </w:ins>
      <w:ins w:id="114" w:author="Shane McCall" w:date="2020-02-27T10:26:00Z">
        <w:r w:rsidR="00964133">
          <w:rPr>
            <w:rFonts w:ascii="Times Roman" w:hAnsi="Times Roman"/>
            <w:color w:val="333333"/>
            <w:sz w:val="24"/>
            <w:szCs w:val="24"/>
          </w:rPr>
          <w:t xml:space="preserve">by the Client </w:t>
        </w:r>
      </w:ins>
      <w:ins w:id="115" w:author="Shane McCall" w:date="2020-02-27T10:25:00Z">
        <w:r w:rsidR="00D5740D">
          <w:rPr>
            <w:rFonts w:ascii="Times Roman" w:hAnsi="Times Roman"/>
            <w:color w:val="333333"/>
            <w:sz w:val="24"/>
            <w:szCs w:val="24"/>
          </w:rPr>
          <w:t xml:space="preserve">from the Government </w:t>
        </w:r>
      </w:ins>
      <w:ins w:id="116" w:author="Shane McCall" w:date="2020-02-27T12:30:00Z">
        <w:r w:rsidR="002C540E">
          <w:rPr>
            <w:rFonts w:ascii="Times Roman" w:hAnsi="Times Roman"/>
            <w:color w:val="333333"/>
            <w:sz w:val="24"/>
            <w:szCs w:val="24"/>
          </w:rPr>
          <w:t xml:space="preserve">with details for each Contract </w:t>
        </w:r>
      </w:ins>
      <w:r w:rsidR="00FB1989" w:rsidRPr="00951CAE">
        <w:rPr>
          <w:rFonts w:ascii="Times Roman" w:hAnsi="Times Roman"/>
          <w:color w:val="333333"/>
          <w:sz w:val="24"/>
          <w:szCs w:val="24"/>
        </w:rPr>
        <w:t xml:space="preserve">as follows: </w:t>
      </w:r>
    </w:p>
    <w:tbl>
      <w:tblPr>
        <w:tblStyle w:val="TableGrid"/>
        <w:tblW w:w="0" w:type="auto"/>
        <w:tblLook w:val="04A0" w:firstRow="1" w:lastRow="0" w:firstColumn="1" w:lastColumn="0" w:noHBand="0" w:noVBand="1"/>
      </w:tblPr>
      <w:tblGrid>
        <w:gridCol w:w="3672"/>
        <w:gridCol w:w="3672"/>
      </w:tblGrid>
      <w:tr w:rsidR="00FB1989" w:rsidRPr="00951CAE" w14:paraId="32F42D4A" w14:textId="77777777" w:rsidTr="0084505A">
        <w:tc>
          <w:tcPr>
            <w:tcW w:w="3672" w:type="dxa"/>
            <w:shd w:val="clear" w:color="auto" w:fill="DBE5F1" w:themeFill="accent1" w:themeFillTint="33"/>
          </w:tcPr>
          <w:p w14:paraId="75FCF812" w14:textId="77777777" w:rsidR="00FB1989" w:rsidRPr="00951CAE" w:rsidRDefault="0084505A" w:rsidP="00935930">
            <w:pPr>
              <w:pStyle w:val="NormalWeb"/>
              <w:spacing w:before="0" w:beforeAutospacing="0" w:after="225" w:afterAutospacing="0"/>
              <w:rPr>
                <w:rFonts w:ascii="Times Roman" w:hAnsi="Times Roman"/>
                <w:b/>
                <w:color w:val="333333"/>
                <w:sz w:val="24"/>
                <w:szCs w:val="24"/>
              </w:rPr>
            </w:pPr>
            <w:r w:rsidRPr="00951CAE">
              <w:rPr>
                <w:rFonts w:ascii="Times Roman" w:hAnsi="Times Roman"/>
                <w:b/>
                <w:color w:val="333333"/>
                <w:sz w:val="24"/>
                <w:szCs w:val="24"/>
              </w:rPr>
              <w:t>NAME OF ENTITY</w:t>
            </w:r>
          </w:p>
        </w:tc>
        <w:tc>
          <w:tcPr>
            <w:tcW w:w="3672" w:type="dxa"/>
            <w:shd w:val="clear" w:color="auto" w:fill="DBE5F1" w:themeFill="accent1" w:themeFillTint="33"/>
          </w:tcPr>
          <w:p w14:paraId="04C5CA72" w14:textId="77777777" w:rsidR="00FB1989" w:rsidRPr="00951CAE" w:rsidRDefault="00FB1989" w:rsidP="00935930">
            <w:pPr>
              <w:pStyle w:val="NormalWeb"/>
              <w:spacing w:before="0" w:beforeAutospacing="0" w:after="225" w:afterAutospacing="0"/>
              <w:rPr>
                <w:rFonts w:ascii="Times Roman" w:hAnsi="Times Roman"/>
                <w:b/>
                <w:color w:val="333333"/>
                <w:sz w:val="24"/>
                <w:szCs w:val="24"/>
              </w:rPr>
            </w:pPr>
            <w:r w:rsidRPr="00951CAE">
              <w:rPr>
                <w:rFonts w:ascii="Times Roman" w:hAnsi="Times Roman"/>
                <w:b/>
                <w:color w:val="333333"/>
                <w:sz w:val="24"/>
                <w:szCs w:val="24"/>
              </w:rPr>
              <w:t>PROPORTION</w:t>
            </w:r>
          </w:p>
        </w:tc>
      </w:tr>
      <w:tr w:rsidR="00FB1989" w:rsidRPr="00951CAE" w14:paraId="09EA388C" w14:textId="77777777" w:rsidTr="00FB1989">
        <w:tc>
          <w:tcPr>
            <w:tcW w:w="3672" w:type="dxa"/>
          </w:tcPr>
          <w:p w14:paraId="5C7A3A5C" w14:textId="6F4EA8FC" w:rsidR="00FB1989" w:rsidRPr="00951CAE" w:rsidRDefault="00FB1989" w:rsidP="00935930">
            <w:pPr>
              <w:pStyle w:val="NormalWeb"/>
              <w:spacing w:before="0" w:beforeAutospacing="0" w:after="225" w:afterAutospacing="0"/>
              <w:rPr>
                <w:rFonts w:ascii="Times Roman" w:hAnsi="Times Roman"/>
                <w:color w:val="333333"/>
                <w:sz w:val="24"/>
                <w:szCs w:val="24"/>
              </w:rPr>
            </w:pPr>
          </w:p>
        </w:tc>
        <w:tc>
          <w:tcPr>
            <w:tcW w:w="3672" w:type="dxa"/>
          </w:tcPr>
          <w:p w14:paraId="581DCA64" w14:textId="37B5CB73" w:rsidR="00FB1989" w:rsidRPr="00951CAE" w:rsidRDefault="00FB1989" w:rsidP="00935930">
            <w:pPr>
              <w:pStyle w:val="NormalWeb"/>
              <w:spacing w:before="0" w:beforeAutospacing="0" w:after="225" w:afterAutospacing="0"/>
              <w:rPr>
                <w:rFonts w:ascii="Times Roman" w:hAnsi="Times Roman"/>
                <w:color w:val="333333"/>
                <w:sz w:val="24"/>
                <w:szCs w:val="24"/>
              </w:rPr>
            </w:pPr>
          </w:p>
        </w:tc>
      </w:tr>
      <w:tr w:rsidR="00FB1989" w:rsidRPr="00951CAE" w14:paraId="63907D9A" w14:textId="77777777" w:rsidTr="00FB1989">
        <w:tc>
          <w:tcPr>
            <w:tcW w:w="3672" w:type="dxa"/>
          </w:tcPr>
          <w:p w14:paraId="7987FAA5" w14:textId="613B779E" w:rsidR="00FB1989" w:rsidRPr="00951CAE" w:rsidRDefault="00FB1989" w:rsidP="00935930">
            <w:pPr>
              <w:pStyle w:val="NormalWeb"/>
              <w:spacing w:before="0" w:beforeAutospacing="0" w:after="225" w:afterAutospacing="0"/>
              <w:rPr>
                <w:rFonts w:ascii="Times Roman" w:hAnsi="Times Roman"/>
                <w:color w:val="333333"/>
                <w:sz w:val="24"/>
                <w:szCs w:val="24"/>
              </w:rPr>
            </w:pPr>
          </w:p>
        </w:tc>
        <w:tc>
          <w:tcPr>
            <w:tcW w:w="3672" w:type="dxa"/>
          </w:tcPr>
          <w:p w14:paraId="70A77716" w14:textId="4168DF63" w:rsidR="00FB1989" w:rsidRPr="00951CAE" w:rsidRDefault="00FB1989" w:rsidP="00935930">
            <w:pPr>
              <w:pStyle w:val="NormalWeb"/>
              <w:spacing w:before="0" w:beforeAutospacing="0" w:after="225" w:afterAutospacing="0"/>
              <w:rPr>
                <w:rFonts w:ascii="Times Roman" w:hAnsi="Times Roman"/>
                <w:color w:val="333333"/>
                <w:sz w:val="24"/>
                <w:szCs w:val="24"/>
              </w:rPr>
            </w:pPr>
          </w:p>
        </w:tc>
      </w:tr>
    </w:tbl>
    <w:p w14:paraId="392F6B77" w14:textId="7EB06A0B" w:rsidR="00FB1989"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del w:id="117" w:author="Shane McCall" w:date="2020-02-13T10:38:00Z">
        <w:r w:rsidRPr="00951CAE" w:rsidDel="000F6A58">
          <w:rPr>
            <w:rFonts w:ascii="Times Roman" w:hAnsi="Times Roman"/>
            <w:color w:val="333333"/>
            <w:sz w:val="24"/>
            <w:szCs w:val="24"/>
          </w:rPr>
          <w:delText xml:space="preserve"> </w:delText>
        </w:r>
      </w:del>
      <w:r w:rsidR="00FB1989" w:rsidRPr="00951CAE">
        <w:rPr>
          <w:rFonts w:ascii="Times Roman" w:hAnsi="Times Roman"/>
          <w:color w:val="333333"/>
          <w:sz w:val="24"/>
          <w:szCs w:val="24"/>
        </w:rPr>
        <w:t xml:space="preserve">The profit share amount will be determined upon </w:t>
      </w:r>
      <w:ins w:id="118" w:author="Shane McCall" w:date="2020-02-12T16:32:00Z">
        <w:r w:rsidR="00062690" w:rsidRPr="00951CAE">
          <w:rPr>
            <w:rFonts w:ascii="Times Roman" w:hAnsi="Times Roman"/>
            <w:color w:val="333333"/>
            <w:sz w:val="24"/>
            <w:szCs w:val="24"/>
          </w:rPr>
          <w:t xml:space="preserve">execution </w:t>
        </w:r>
        <w:r w:rsidR="00062690">
          <w:rPr>
            <w:rFonts w:ascii="Times Roman" w:hAnsi="Times Roman"/>
            <w:color w:val="333333"/>
            <w:sz w:val="24"/>
            <w:szCs w:val="24"/>
          </w:rPr>
          <w:t xml:space="preserve">of a </w:t>
        </w:r>
      </w:ins>
      <w:del w:id="119" w:author="Shane McCall" w:date="2020-02-12T16:32:00Z">
        <w:r w:rsidR="00FB1989" w:rsidRPr="00951CAE" w:rsidDel="00B1405F">
          <w:rPr>
            <w:rFonts w:ascii="Times Roman" w:hAnsi="Times Roman"/>
            <w:color w:val="333333"/>
            <w:sz w:val="24"/>
            <w:szCs w:val="24"/>
          </w:rPr>
          <w:delText>c</w:delText>
        </w:r>
      </w:del>
      <w:ins w:id="120" w:author="Shane McCall" w:date="2020-02-12T16:32:00Z">
        <w:r w:rsidR="00B1405F">
          <w:rPr>
            <w:rFonts w:ascii="Times Roman" w:hAnsi="Times Roman"/>
            <w:color w:val="333333"/>
            <w:sz w:val="24"/>
            <w:szCs w:val="24"/>
          </w:rPr>
          <w:t>C</w:t>
        </w:r>
      </w:ins>
      <w:r w:rsidR="00FB1989" w:rsidRPr="00951CAE">
        <w:rPr>
          <w:rFonts w:ascii="Times Roman" w:hAnsi="Times Roman"/>
          <w:color w:val="333333"/>
          <w:sz w:val="24"/>
          <w:szCs w:val="24"/>
        </w:rPr>
        <w:t>ontract</w:t>
      </w:r>
      <w:del w:id="121" w:author="Shane McCall" w:date="2020-02-12T16:32:00Z">
        <w:r w:rsidR="00FB1989" w:rsidRPr="00951CAE" w:rsidDel="00062690">
          <w:rPr>
            <w:rFonts w:ascii="Times Roman" w:hAnsi="Times Roman"/>
            <w:color w:val="333333"/>
            <w:sz w:val="24"/>
            <w:szCs w:val="24"/>
          </w:rPr>
          <w:delText xml:space="preserve"> execution</w:delText>
        </w:r>
      </w:del>
      <w:r w:rsidR="00FB1989" w:rsidRPr="00951CAE">
        <w:rPr>
          <w:rFonts w:ascii="Times Roman" w:hAnsi="Times Roman"/>
          <w:color w:val="333333"/>
          <w:sz w:val="24"/>
          <w:szCs w:val="24"/>
        </w:rPr>
        <w:t xml:space="preserve">, </w:t>
      </w:r>
      <w:commentRangeStart w:id="122"/>
      <w:commentRangeStart w:id="123"/>
      <w:commentRangeStart w:id="124"/>
      <w:r w:rsidR="00FB1989" w:rsidRPr="00951CAE">
        <w:rPr>
          <w:rFonts w:ascii="Times Roman" w:hAnsi="Times Roman"/>
          <w:color w:val="333333"/>
          <w:sz w:val="24"/>
          <w:szCs w:val="24"/>
        </w:rPr>
        <w:t>notice of award for services rendered</w:t>
      </w:r>
      <w:commentRangeEnd w:id="122"/>
      <w:r w:rsidR="008606FA">
        <w:rPr>
          <w:rStyle w:val="CommentReference"/>
          <w:rFonts w:asciiTheme="minorHAnsi" w:hAnsiTheme="minorHAnsi" w:cstheme="minorBidi"/>
        </w:rPr>
        <w:commentReference w:id="122"/>
      </w:r>
      <w:commentRangeEnd w:id="123"/>
      <w:r w:rsidR="001E4E6C">
        <w:rPr>
          <w:rStyle w:val="CommentReference"/>
          <w:rFonts w:asciiTheme="minorHAnsi" w:hAnsiTheme="minorHAnsi" w:cstheme="minorBidi"/>
        </w:rPr>
        <w:commentReference w:id="123"/>
      </w:r>
      <w:commentRangeEnd w:id="124"/>
      <w:r w:rsidR="00964133">
        <w:rPr>
          <w:rStyle w:val="CommentReference"/>
          <w:rFonts w:asciiTheme="minorHAnsi" w:hAnsiTheme="minorHAnsi" w:cstheme="minorBidi"/>
        </w:rPr>
        <w:commentReference w:id="124"/>
      </w:r>
      <w:r w:rsidR="00FB1989" w:rsidRPr="00951CAE">
        <w:rPr>
          <w:rFonts w:ascii="Times Roman" w:hAnsi="Times Roman"/>
          <w:color w:val="333333"/>
          <w:sz w:val="24"/>
          <w:szCs w:val="24"/>
        </w:rPr>
        <w:t xml:space="preserve">. </w:t>
      </w:r>
    </w:p>
    <w:p w14:paraId="6B3A8AFF" w14:textId="05EC95F1" w:rsidR="0084505A" w:rsidRPr="00951CAE" w:rsidRDefault="0084505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(b) </w:t>
      </w:r>
      <w:r w:rsidRPr="00951CAE">
        <w:rPr>
          <w:rFonts w:ascii="Times Roman" w:hAnsi="Times Roman"/>
          <w:color w:val="333333"/>
          <w:sz w:val="24"/>
          <w:szCs w:val="24"/>
        </w:rPr>
        <w:tab/>
      </w:r>
      <w:r w:rsidR="00D42DA1">
        <w:rPr>
          <w:rFonts w:ascii="Times Roman" w:hAnsi="Times Roman"/>
          <w:color w:val="333333"/>
          <w:sz w:val="24"/>
          <w:szCs w:val="24"/>
        </w:rPr>
        <w:t>__________</w:t>
      </w:r>
      <w:r w:rsidRPr="00951CAE">
        <w:rPr>
          <w:rFonts w:ascii="Times Roman" w:hAnsi="Times Roman"/>
          <w:color w:val="333333"/>
          <w:sz w:val="24"/>
          <w:szCs w:val="24"/>
        </w:rPr>
        <w:t xml:space="preserve">will provide </w:t>
      </w:r>
      <w:r w:rsidR="00D42DA1">
        <w:rPr>
          <w:rFonts w:ascii="Times Roman" w:hAnsi="Times Roman"/>
          <w:color w:val="333333"/>
          <w:sz w:val="24"/>
          <w:szCs w:val="24"/>
        </w:rPr>
        <w:t>Casting Mountain Solutions</w:t>
      </w:r>
      <w:r w:rsidR="001D390B">
        <w:rPr>
          <w:rFonts w:ascii="Times Roman" w:hAnsi="Times Roman"/>
          <w:color w:val="333333"/>
          <w:sz w:val="24"/>
          <w:szCs w:val="24"/>
        </w:rPr>
        <w:t>,</w:t>
      </w:r>
      <w:r w:rsidRPr="00951CAE">
        <w:rPr>
          <w:rFonts w:ascii="Times Roman" w:hAnsi="Times Roman"/>
          <w:color w:val="333333"/>
          <w:sz w:val="24"/>
          <w:szCs w:val="24"/>
        </w:rPr>
        <w:t xml:space="preserve"> LLC with subcontract agreement in the amount equal to profit share dollar equivalent on earned </w:t>
      </w:r>
      <w:del w:id="125" w:author="Shane McCall" w:date="2020-02-12T16:45:00Z">
        <w:r w:rsidRPr="00951CAE" w:rsidDel="00450EB3">
          <w:rPr>
            <w:rFonts w:ascii="Times Roman" w:hAnsi="Times Roman"/>
            <w:color w:val="333333"/>
            <w:sz w:val="24"/>
            <w:szCs w:val="24"/>
          </w:rPr>
          <w:delText>c</w:delText>
        </w:r>
      </w:del>
      <w:ins w:id="126" w:author="Shane McCall" w:date="2020-02-12T16:45:00Z">
        <w:r w:rsidR="00450EB3">
          <w:rPr>
            <w:rFonts w:ascii="Times Roman" w:hAnsi="Times Roman"/>
            <w:color w:val="333333"/>
            <w:sz w:val="24"/>
            <w:szCs w:val="24"/>
          </w:rPr>
          <w:t>C</w:t>
        </w:r>
      </w:ins>
      <w:r w:rsidRPr="00951CAE">
        <w:rPr>
          <w:rFonts w:ascii="Times Roman" w:hAnsi="Times Roman"/>
          <w:color w:val="333333"/>
          <w:sz w:val="24"/>
          <w:szCs w:val="24"/>
        </w:rPr>
        <w:t>ontracts prior to the commencement of work</w:t>
      </w:r>
      <w:ins w:id="127" w:author="Shane McCall" w:date="2020-02-12T16:45:00Z">
        <w:r w:rsidR="007D7369">
          <w:rPr>
            <w:rFonts w:ascii="Times Roman" w:hAnsi="Times Roman"/>
            <w:color w:val="333333"/>
            <w:sz w:val="24"/>
            <w:szCs w:val="24"/>
          </w:rPr>
          <w:t xml:space="preserve"> on the Contracts</w:t>
        </w:r>
      </w:ins>
      <w:r w:rsidRPr="00951CAE">
        <w:rPr>
          <w:rFonts w:ascii="Times Roman" w:hAnsi="Times Roman"/>
          <w:color w:val="333333"/>
          <w:sz w:val="24"/>
          <w:szCs w:val="24"/>
        </w:rPr>
        <w:t xml:space="preserve">. </w:t>
      </w:r>
    </w:p>
    <w:p w14:paraId="3FF33F83" w14:textId="1DA931FD" w:rsidR="00FB1989" w:rsidRPr="00951CAE" w:rsidRDefault="00FB1989" w:rsidP="00FB1989">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10.       </w:t>
      </w:r>
      <w:r w:rsidRPr="00951CAE">
        <w:rPr>
          <w:rFonts w:ascii="Times Roman" w:hAnsi="Times Roman"/>
          <w:b/>
          <w:color w:val="333333"/>
          <w:sz w:val="24"/>
          <w:szCs w:val="24"/>
        </w:rPr>
        <w:t>DISTRIBUTION OF PROCEEDS</w:t>
      </w:r>
      <w:r w:rsidRPr="00951CAE">
        <w:rPr>
          <w:rFonts w:ascii="Times Roman" w:hAnsi="Times Roman"/>
          <w:color w:val="333333"/>
          <w:sz w:val="24"/>
          <w:szCs w:val="24"/>
        </w:rPr>
        <w:t xml:space="preserve">. </w:t>
      </w:r>
      <w:r w:rsidRPr="00951CAE">
        <w:rPr>
          <w:rFonts w:ascii="Times Roman" w:hAnsi="Times Roman"/>
          <w:b/>
          <w:color w:val="333333"/>
          <w:sz w:val="24"/>
          <w:szCs w:val="24"/>
        </w:rPr>
        <w:t xml:space="preserve">Upon receipt of payment for the performance of work on </w:t>
      </w:r>
      <w:ins w:id="128" w:author="Shane McCall" w:date="2020-02-12T16:45:00Z">
        <w:r w:rsidR="00FE59CA">
          <w:rPr>
            <w:rFonts w:ascii="Times Roman" w:hAnsi="Times Roman"/>
            <w:b/>
            <w:color w:val="333333"/>
            <w:sz w:val="24"/>
            <w:szCs w:val="24"/>
          </w:rPr>
          <w:t>a Contracts</w:t>
        </w:r>
      </w:ins>
      <w:del w:id="129" w:author="Shane McCall" w:date="2020-02-12T16:45:00Z">
        <w:r w:rsidRPr="00951CAE" w:rsidDel="00FE59CA">
          <w:rPr>
            <w:rFonts w:ascii="Times Roman" w:hAnsi="Times Roman"/>
            <w:b/>
            <w:color w:val="333333"/>
            <w:sz w:val="24"/>
            <w:szCs w:val="24"/>
          </w:rPr>
          <w:delText>contracted project</w:delText>
        </w:r>
        <w:r w:rsidR="00E30C03" w:rsidDel="00FE59CA">
          <w:rPr>
            <w:rFonts w:ascii="Times Roman" w:hAnsi="Times Roman"/>
            <w:b/>
            <w:color w:val="333333"/>
            <w:sz w:val="24"/>
            <w:szCs w:val="24"/>
          </w:rPr>
          <w:delText>(s)</w:delText>
        </w:r>
      </w:del>
      <w:r w:rsidRPr="00951CAE">
        <w:rPr>
          <w:rFonts w:ascii="Times Roman" w:hAnsi="Times Roman"/>
          <w:b/>
          <w:color w:val="333333"/>
          <w:sz w:val="24"/>
          <w:szCs w:val="24"/>
        </w:rPr>
        <w:t xml:space="preserve">, </w:t>
      </w:r>
      <w:del w:id="130" w:author="Shane McCall" w:date="2020-02-27T10:28:00Z">
        <w:r w:rsidR="00DA3F95" w:rsidDel="00DB248C">
          <w:rPr>
            <w:rFonts w:ascii="Times Roman" w:hAnsi="Times Roman"/>
            <w:b/>
            <w:color w:val="333333"/>
            <w:sz w:val="24"/>
            <w:szCs w:val="24"/>
          </w:rPr>
          <w:delText>___</w:delText>
        </w:r>
      </w:del>
      <w:commentRangeStart w:id="131"/>
      <w:commentRangeStart w:id="132"/>
      <w:ins w:id="133" w:author="Randie Ward" w:date="2020-02-25T11:23:00Z">
        <w:del w:id="134" w:author="Shane McCall" w:date="2020-02-27T10:28:00Z">
          <w:r w:rsidR="001E4E6C" w:rsidDel="00DB248C">
            <w:rPr>
              <w:rFonts w:ascii="Times Roman" w:hAnsi="Times Roman"/>
              <w:b/>
              <w:color w:val="333333"/>
              <w:sz w:val="24"/>
              <w:szCs w:val="24"/>
            </w:rPr>
            <w:delText>party</w:delText>
          </w:r>
          <w:commentRangeEnd w:id="131"/>
          <w:r w:rsidR="001E4E6C" w:rsidDel="00DB248C">
            <w:rPr>
              <w:rStyle w:val="CommentReference"/>
              <w:rFonts w:asciiTheme="minorHAnsi" w:hAnsiTheme="minorHAnsi" w:cstheme="minorBidi"/>
            </w:rPr>
            <w:commentReference w:id="131"/>
          </w:r>
        </w:del>
      </w:ins>
      <w:commentRangeEnd w:id="132"/>
      <w:r w:rsidR="00CB5980">
        <w:rPr>
          <w:rStyle w:val="CommentReference"/>
          <w:rFonts w:asciiTheme="minorHAnsi" w:hAnsiTheme="minorHAnsi" w:cstheme="minorBidi"/>
        </w:rPr>
        <w:commentReference w:id="132"/>
      </w:r>
      <w:del w:id="135" w:author="Shane McCall" w:date="2020-02-27T10:28:00Z">
        <w:r w:rsidR="00DA3F95" w:rsidDel="00DB248C">
          <w:rPr>
            <w:rFonts w:ascii="Times Roman" w:hAnsi="Times Roman"/>
            <w:b/>
            <w:color w:val="333333"/>
            <w:sz w:val="24"/>
            <w:szCs w:val="24"/>
          </w:rPr>
          <w:delText>_______</w:delText>
        </w:r>
        <w:r w:rsidRPr="00951CAE" w:rsidDel="00DB248C">
          <w:rPr>
            <w:rFonts w:ascii="Times Roman" w:hAnsi="Times Roman"/>
            <w:b/>
            <w:color w:val="333333"/>
            <w:sz w:val="24"/>
            <w:szCs w:val="24"/>
          </w:rPr>
          <w:delText xml:space="preserve"> </w:delText>
        </w:r>
      </w:del>
      <w:ins w:id="136" w:author="Shane McCall" w:date="2020-02-27T10:28:00Z">
        <w:r w:rsidR="00DB248C">
          <w:rPr>
            <w:rFonts w:ascii="Times Roman" w:hAnsi="Times Roman"/>
            <w:b/>
            <w:color w:val="333333"/>
            <w:sz w:val="24"/>
            <w:szCs w:val="24"/>
          </w:rPr>
          <w:t xml:space="preserve">each Party </w:t>
        </w:r>
      </w:ins>
      <w:r w:rsidRPr="00951CAE">
        <w:rPr>
          <w:rFonts w:ascii="Times Roman" w:hAnsi="Times Roman"/>
          <w:b/>
          <w:color w:val="333333"/>
          <w:sz w:val="24"/>
          <w:szCs w:val="24"/>
        </w:rPr>
        <w:t xml:space="preserve">shall be reimbursed 100% of </w:t>
      </w:r>
      <w:del w:id="137" w:author="Shane McCall" w:date="2020-02-12T16:46:00Z">
        <w:r w:rsidRPr="00951CAE" w:rsidDel="00FE59CA">
          <w:rPr>
            <w:rFonts w:ascii="Times Roman" w:hAnsi="Times Roman"/>
            <w:b/>
            <w:color w:val="333333"/>
            <w:sz w:val="24"/>
            <w:szCs w:val="24"/>
          </w:rPr>
          <w:delText>it’s</w:delText>
        </w:r>
      </w:del>
      <w:ins w:id="138" w:author="Shane McCall" w:date="2020-02-12T16:46:00Z">
        <w:r w:rsidR="00FE59CA" w:rsidRPr="00951CAE">
          <w:rPr>
            <w:rFonts w:ascii="Times Roman" w:hAnsi="Times Roman"/>
            <w:b/>
            <w:color w:val="333333"/>
            <w:sz w:val="24"/>
            <w:szCs w:val="24"/>
          </w:rPr>
          <w:t>its</w:t>
        </w:r>
      </w:ins>
      <w:r w:rsidRPr="00951CAE">
        <w:rPr>
          <w:rFonts w:ascii="Times Roman" w:hAnsi="Times Roman"/>
          <w:b/>
          <w:color w:val="333333"/>
          <w:sz w:val="24"/>
          <w:szCs w:val="24"/>
        </w:rPr>
        <w:t xml:space="preserve"> </w:t>
      </w:r>
      <w:commentRangeStart w:id="139"/>
      <w:commentRangeStart w:id="140"/>
      <w:commentRangeStart w:id="141"/>
      <w:r w:rsidRPr="00951CAE">
        <w:rPr>
          <w:rFonts w:ascii="Times Roman" w:hAnsi="Times Roman"/>
          <w:b/>
          <w:color w:val="333333"/>
          <w:sz w:val="24"/>
          <w:szCs w:val="24"/>
        </w:rPr>
        <w:t xml:space="preserve">Capital Contribution </w:t>
      </w:r>
      <w:commentRangeEnd w:id="139"/>
      <w:r w:rsidR="00FE59CA">
        <w:rPr>
          <w:rStyle w:val="CommentReference"/>
          <w:rFonts w:asciiTheme="minorHAnsi" w:hAnsiTheme="minorHAnsi" w:cstheme="minorBidi"/>
        </w:rPr>
        <w:commentReference w:id="139"/>
      </w:r>
      <w:commentRangeEnd w:id="140"/>
      <w:r w:rsidR="001E4E6C">
        <w:rPr>
          <w:rStyle w:val="CommentReference"/>
          <w:rFonts w:asciiTheme="minorHAnsi" w:hAnsiTheme="minorHAnsi" w:cstheme="minorBidi"/>
        </w:rPr>
        <w:commentReference w:id="140"/>
      </w:r>
      <w:commentRangeEnd w:id="141"/>
      <w:r w:rsidR="00CB5980">
        <w:rPr>
          <w:rStyle w:val="CommentReference"/>
          <w:rFonts w:asciiTheme="minorHAnsi" w:hAnsiTheme="minorHAnsi" w:cstheme="minorBidi"/>
        </w:rPr>
        <w:commentReference w:id="141"/>
      </w:r>
      <w:r w:rsidRPr="00951CAE">
        <w:rPr>
          <w:rFonts w:ascii="Times Roman" w:hAnsi="Times Roman"/>
          <w:b/>
          <w:color w:val="333333"/>
          <w:sz w:val="24"/>
          <w:szCs w:val="24"/>
        </w:rPr>
        <w:t xml:space="preserve">before profit shares are calculated and distributed. </w:t>
      </w:r>
      <w:moveFromRangeStart w:id="142" w:author="Shane McCall" w:date="2020-02-12T16:52:00Z" w:name="move32418770"/>
      <w:moveFrom w:id="143" w:author="Shane McCall" w:date="2020-02-12T16:52:00Z">
        <w:r w:rsidRPr="00951CAE" w:rsidDel="00F616D3">
          <w:rPr>
            <w:rFonts w:ascii="Times Roman" w:hAnsi="Times Roman"/>
            <w:color w:val="333333"/>
            <w:sz w:val="24"/>
            <w:szCs w:val="24"/>
          </w:rPr>
          <w:t xml:space="preserve">The Parties hereby further agree that net profits derived from the performance of work shall be calculated and distributed to parties as per </w:t>
        </w:r>
        <w:r w:rsidR="00E30C03" w:rsidDel="00F616D3">
          <w:rPr>
            <w:rFonts w:ascii="Times Roman" w:hAnsi="Times Roman"/>
            <w:color w:val="333333"/>
            <w:sz w:val="24"/>
            <w:szCs w:val="24"/>
          </w:rPr>
          <w:t xml:space="preserve">Paragraph </w:t>
        </w:r>
        <w:r w:rsidRPr="00951CAE" w:rsidDel="00F616D3">
          <w:rPr>
            <w:rFonts w:ascii="Times Roman" w:hAnsi="Times Roman"/>
            <w:color w:val="333333"/>
            <w:sz w:val="24"/>
            <w:szCs w:val="24"/>
          </w:rPr>
          <w:t xml:space="preserve">9 after </w:t>
        </w:r>
        <w:r w:rsidR="00E30C03" w:rsidDel="00F616D3">
          <w:rPr>
            <w:rFonts w:ascii="Times Roman" w:hAnsi="Times Roman"/>
            <w:color w:val="333333"/>
            <w:sz w:val="24"/>
            <w:szCs w:val="24"/>
          </w:rPr>
          <w:t xml:space="preserve">payroll, </w:t>
        </w:r>
        <w:r w:rsidRPr="00951CAE" w:rsidDel="00F616D3">
          <w:rPr>
            <w:rFonts w:ascii="Times Roman" w:hAnsi="Times Roman"/>
            <w:color w:val="333333"/>
            <w:sz w:val="24"/>
            <w:szCs w:val="24"/>
          </w:rPr>
          <w:t xml:space="preserve">subcontractor, material costs, employee expenses and reasonable attorney fees. </w:t>
        </w:r>
      </w:moveFrom>
      <w:moveFromRangeEnd w:id="142"/>
    </w:p>
    <w:p w14:paraId="71D86D90" w14:textId="77777777" w:rsidR="00935930" w:rsidRPr="00951CAE" w:rsidRDefault="0084505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11</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GENERAL PROVISIONS</w:t>
      </w:r>
      <w:r w:rsidR="00935930" w:rsidRPr="00951CAE">
        <w:rPr>
          <w:rFonts w:ascii="Times Roman" w:hAnsi="Times Roman"/>
          <w:color w:val="333333"/>
          <w:sz w:val="24"/>
          <w:szCs w:val="24"/>
        </w:rPr>
        <w:t>.</w:t>
      </w:r>
    </w:p>
    <w:p w14:paraId="16F01983"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(a)        </w:t>
      </w:r>
      <w:r w:rsidRPr="00C9790B">
        <w:rPr>
          <w:rFonts w:ascii="Times Roman" w:hAnsi="Times Roman"/>
          <w:b/>
          <w:bCs/>
          <w:color w:val="333333"/>
          <w:sz w:val="24"/>
          <w:szCs w:val="24"/>
          <w:rPrChange w:id="144" w:author="Shane McCall" w:date="2020-02-13T11:13:00Z">
            <w:rPr>
              <w:rFonts w:ascii="Times Roman" w:hAnsi="Times Roman"/>
              <w:color w:val="333333"/>
              <w:sz w:val="24"/>
              <w:szCs w:val="24"/>
            </w:rPr>
          </w:rPrChange>
        </w:rPr>
        <w:t>Paragraph Headings</w:t>
      </w:r>
      <w:r w:rsidRPr="00951CAE">
        <w:rPr>
          <w:rFonts w:ascii="Times Roman" w:hAnsi="Times Roman"/>
          <w:color w:val="333333"/>
          <w:sz w:val="24"/>
          <w:szCs w:val="24"/>
        </w:rPr>
        <w:t>. Paragraph headings are for convenience only and shall not be a part of the Terms and Conditions of this Agreement.</w:t>
      </w:r>
    </w:p>
    <w:p w14:paraId="140F7528"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(b)        </w:t>
      </w:r>
      <w:r w:rsidRPr="00951CAE">
        <w:rPr>
          <w:rFonts w:ascii="Times Roman" w:hAnsi="Times Roman"/>
          <w:b/>
          <w:color w:val="333333"/>
          <w:sz w:val="24"/>
          <w:szCs w:val="24"/>
        </w:rPr>
        <w:t>Waiver</w:t>
      </w:r>
      <w:r w:rsidRPr="00951CAE">
        <w:rPr>
          <w:rFonts w:ascii="Times Roman" w:hAnsi="Times Roman"/>
          <w:color w:val="333333"/>
          <w:sz w:val="24"/>
          <w:szCs w:val="24"/>
        </w:rPr>
        <w:t>.  Failure by either party at any time to enforce any obligation by the other party, to claim a breach of any term of this Agreement or to exercise any power agreed to hereunder will not be construed as a waiver of any right, power or obligation under this Agreement, will not affect any subsequent breach, and will not prejudice either party as regards any subsequent action.</w:t>
      </w:r>
    </w:p>
    <w:p w14:paraId="300E4CB5" w14:textId="60E80D70" w:rsidR="00935930"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        </w:t>
      </w:r>
      <w:r w:rsidRPr="00951CAE">
        <w:rPr>
          <w:rFonts w:ascii="Times Roman" w:hAnsi="Times Roman"/>
          <w:b/>
          <w:color w:val="333333"/>
          <w:sz w:val="24"/>
          <w:szCs w:val="24"/>
        </w:rPr>
        <w:t>Severability</w:t>
      </w:r>
      <w:r w:rsidRPr="00951CAE">
        <w:rPr>
          <w:rFonts w:ascii="Times Roman" w:hAnsi="Times Roman"/>
          <w:color w:val="333333"/>
          <w:sz w:val="24"/>
          <w:szCs w:val="24"/>
        </w:rPr>
        <w:t>.  If any term or provision of this Agreement should be declared invalid by a court of competent jurisdiction, the remaining terms and provisions of this Agreement shall remain unimpaired and in full force and effect.</w:t>
      </w:r>
    </w:p>
    <w:p w14:paraId="415868F0" w14:textId="462A4E6D" w:rsidR="003F19FB" w:rsidRDefault="003F19FB" w:rsidP="00935930">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color w:val="333333"/>
          <w:sz w:val="24"/>
          <w:szCs w:val="24"/>
        </w:rPr>
        <w:t>(d)</w:t>
      </w:r>
      <w:r>
        <w:rPr>
          <w:rFonts w:ascii="Times Roman" w:hAnsi="Times Roman"/>
          <w:color w:val="333333"/>
          <w:sz w:val="24"/>
          <w:szCs w:val="24"/>
        </w:rPr>
        <w:tab/>
      </w:r>
      <w:r w:rsidR="001C17F9">
        <w:rPr>
          <w:rFonts w:ascii="Times Roman" w:hAnsi="Times Roman"/>
          <w:b/>
          <w:bCs/>
          <w:color w:val="333333"/>
          <w:sz w:val="24"/>
          <w:szCs w:val="24"/>
        </w:rPr>
        <w:t>Guarantee</w:t>
      </w:r>
      <w:r w:rsidR="00E819F5">
        <w:rPr>
          <w:rFonts w:ascii="Times Roman" w:hAnsi="Times Roman"/>
          <w:b/>
          <w:bCs/>
          <w:color w:val="333333"/>
          <w:sz w:val="24"/>
          <w:szCs w:val="24"/>
        </w:rPr>
        <w:t xml:space="preserve">.  </w:t>
      </w:r>
      <w:r w:rsidR="00E819F5" w:rsidRPr="003D01C9">
        <w:rPr>
          <w:rFonts w:ascii="Times Roman" w:hAnsi="Times Roman"/>
          <w:color w:val="333333"/>
          <w:sz w:val="24"/>
          <w:szCs w:val="24"/>
        </w:rPr>
        <w:t xml:space="preserve">Consultant will perform </w:t>
      </w:r>
      <w:r w:rsidR="00954EF0" w:rsidRPr="003D01C9">
        <w:rPr>
          <w:rFonts w:ascii="Times Roman" w:hAnsi="Times Roman"/>
          <w:color w:val="333333"/>
          <w:sz w:val="24"/>
          <w:szCs w:val="24"/>
        </w:rPr>
        <w:t xml:space="preserve">all tasks as laid out in Appendix A; however, no </w:t>
      </w:r>
      <w:r w:rsidR="003D01C9" w:rsidRPr="003D01C9">
        <w:rPr>
          <w:rFonts w:ascii="Times Roman" w:hAnsi="Times Roman"/>
          <w:color w:val="333333"/>
          <w:sz w:val="24"/>
          <w:szCs w:val="24"/>
        </w:rPr>
        <w:t>contracts are guaranteed.</w:t>
      </w:r>
    </w:p>
    <w:p w14:paraId="600F7733" w14:textId="2B37AFA6" w:rsidR="00AB2A66" w:rsidRPr="00AB2A66" w:rsidRDefault="00AB2A66" w:rsidP="00935930">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color w:val="333333"/>
          <w:sz w:val="24"/>
          <w:szCs w:val="24"/>
        </w:rPr>
        <w:t>(e)</w:t>
      </w:r>
      <w:r>
        <w:rPr>
          <w:rFonts w:ascii="Times Roman" w:hAnsi="Times Roman"/>
          <w:color w:val="333333"/>
          <w:sz w:val="24"/>
          <w:szCs w:val="24"/>
        </w:rPr>
        <w:tab/>
      </w:r>
      <w:r>
        <w:rPr>
          <w:rFonts w:ascii="Times Roman" w:hAnsi="Times Roman"/>
          <w:b/>
          <w:bCs/>
          <w:color w:val="333333"/>
          <w:sz w:val="24"/>
          <w:szCs w:val="24"/>
        </w:rPr>
        <w:t xml:space="preserve">Expenses. </w:t>
      </w:r>
      <w:r>
        <w:rPr>
          <w:rFonts w:ascii="Times Roman" w:hAnsi="Times Roman"/>
          <w:color w:val="333333"/>
          <w:sz w:val="24"/>
          <w:szCs w:val="24"/>
        </w:rPr>
        <w:t xml:space="preserve"> All expenses incurred</w:t>
      </w:r>
      <w:r w:rsidR="0057364C">
        <w:rPr>
          <w:rFonts w:ascii="Times Roman" w:hAnsi="Times Roman"/>
          <w:color w:val="333333"/>
          <w:sz w:val="24"/>
          <w:szCs w:val="24"/>
        </w:rPr>
        <w:t>, based on Client’s prior approval,</w:t>
      </w:r>
      <w:r>
        <w:rPr>
          <w:rFonts w:ascii="Times Roman" w:hAnsi="Times Roman"/>
          <w:color w:val="333333"/>
          <w:sz w:val="24"/>
          <w:szCs w:val="24"/>
        </w:rPr>
        <w:t xml:space="preserve"> </w:t>
      </w:r>
      <w:r w:rsidR="00AB7A2B">
        <w:rPr>
          <w:rFonts w:ascii="Times Roman" w:hAnsi="Times Roman"/>
          <w:color w:val="333333"/>
          <w:sz w:val="24"/>
          <w:szCs w:val="24"/>
        </w:rPr>
        <w:t xml:space="preserve">by Consultant from travel to </w:t>
      </w:r>
      <w:ins w:id="145" w:author="Shane McCall" w:date="2020-02-13T12:14:00Z">
        <w:r w:rsidR="00171954">
          <w:rPr>
            <w:rFonts w:ascii="Times Roman" w:hAnsi="Times Roman"/>
            <w:color w:val="333333"/>
            <w:sz w:val="24"/>
            <w:szCs w:val="24"/>
          </w:rPr>
          <w:t>Government</w:t>
        </w:r>
        <w:r w:rsidR="00171954" w:rsidDel="00171954">
          <w:rPr>
            <w:rFonts w:ascii="Times Roman" w:hAnsi="Times Roman"/>
            <w:color w:val="333333"/>
            <w:sz w:val="24"/>
            <w:szCs w:val="24"/>
          </w:rPr>
          <w:t xml:space="preserve"> </w:t>
        </w:r>
      </w:ins>
      <w:del w:id="146" w:author="Shane McCall" w:date="2020-02-13T12:14:00Z">
        <w:r w:rsidR="00AB7A2B" w:rsidDel="00171954">
          <w:rPr>
            <w:rFonts w:ascii="Times Roman" w:hAnsi="Times Roman"/>
            <w:color w:val="333333"/>
            <w:sz w:val="24"/>
            <w:szCs w:val="24"/>
          </w:rPr>
          <w:delText xml:space="preserve">government </w:delText>
        </w:r>
      </w:del>
      <w:r w:rsidR="00AB7A2B">
        <w:rPr>
          <w:rFonts w:ascii="Times Roman" w:hAnsi="Times Roman"/>
          <w:color w:val="333333"/>
          <w:sz w:val="24"/>
          <w:szCs w:val="24"/>
        </w:rPr>
        <w:t xml:space="preserve">facilities and events should be reimbursed 100% by </w:t>
      </w:r>
      <w:r w:rsidR="00C40B22">
        <w:rPr>
          <w:rFonts w:ascii="Times Roman" w:hAnsi="Times Roman"/>
          <w:color w:val="333333"/>
          <w:sz w:val="24"/>
          <w:szCs w:val="24"/>
        </w:rPr>
        <w:t>Client</w:t>
      </w:r>
      <w:r w:rsidR="00AB7A2B">
        <w:rPr>
          <w:rFonts w:ascii="Times Roman" w:hAnsi="Times Roman"/>
          <w:color w:val="333333"/>
          <w:sz w:val="24"/>
          <w:szCs w:val="24"/>
        </w:rPr>
        <w:t>.</w:t>
      </w:r>
    </w:p>
    <w:p w14:paraId="2FA1990A" w14:textId="097B3440"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w:t>
      </w:r>
      <w:r w:rsidR="00EE4C27">
        <w:rPr>
          <w:rFonts w:ascii="Times Roman" w:hAnsi="Times Roman"/>
          <w:color w:val="333333"/>
          <w:sz w:val="24"/>
          <w:szCs w:val="24"/>
        </w:rPr>
        <w:t>f</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Modification</w:t>
      </w:r>
      <w:r w:rsidR="00935930" w:rsidRPr="00951CAE">
        <w:rPr>
          <w:rFonts w:ascii="Times Roman" w:hAnsi="Times Roman"/>
          <w:color w:val="333333"/>
          <w:sz w:val="24"/>
          <w:szCs w:val="24"/>
        </w:rPr>
        <w:t>.  No modification, waiver or amendment of any term or conditions of this Agreement shall be effective unless and until it shall be reduced to writing and signed by both of the parties hereto or their legal representatives.  All legally required amendments will automatically become part of this Agreement </w:t>
      </w:r>
      <w:r w:rsidR="00935930" w:rsidRPr="00951CAE">
        <w:rPr>
          <w:rFonts w:ascii="Times Roman" w:hAnsi="Times Roman"/>
          <w:color w:val="333333"/>
          <w:sz w:val="24"/>
          <w:szCs w:val="24"/>
          <w:u w:val="single"/>
        </w:rPr>
        <w:t>     </w:t>
      </w:r>
      <w:r w:rsidR="00935930" w:rsidRPr="00951CAE">
        <w:rPr>
          <w:rFonts w:ascii="Times Roman" w:hAnsi="Times Roman"/>
          <w:color w:val="333333"/>
          <w:sz w:val="24"/>
          <w:szCs w:val="24"/>
        </w:rPr>
        <w:t> days after notification to both parties.</w:t>
      </w:r>
    </w:p>
    <w:p w14:paraId="6578F3F1" w14:textId="1B75047C"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w:t>
      </w:r>
      <w:r w:rsidR="00EE4C27">
        <w:rPr>
          <w:rFonts w:ascii="Times Roman" w:hAnsi="Times Roman"/>
          <w:color w:val="333333"/>
          <w:sz w:val="24"/>
          <w:szCs w:val="24"/>
        </w:rPr>
        <w:t>g</w:t>
      </w:r>
      <w:r w:rsidR="00935930" w:rsidRPr="00951CAE">
        <w:rPr>
          <w:rFonts w:ascii="Times Roman" w:hAnsi="Times Roman"/>
          <w:color w:val="333333"/>
          <w:sz w:val="24"/>
          <w:szCs w:val="24"/>
        </w:rPr>
        <w:t>)       </w:t>
      </w:r>
      <w:del w:id="147" w:author="Shane McCall" w:date="2020-02-13T12:13:00Z">
        <w:r w:rsidR="00935930" w:rsidRPr="00951CAE" w:rsidDel="00171954">
          <w:rPr>
            <w:rFonts w:ascii="Times Roman" w:hAnsi="Times Roman"/>
            <w:color w:val="333333"/>
            <w:sz w:val="24"/>
            <w:szCs w:val="24"/>
          </w:rPr>
          <w:delText xml:space="preserve">  </w:delText>
        </w:r>
      </w:del>
      <w:r w:rsidR="00935930" w:rsidRPr="00951CAE">
        <w:rPr>
          <w:rFonts w:ascii="Times Roman" w:hAnsi="Times Roman"/>
          <w:b/>
          <w:color w:val="333333"/>
          <w:sz w:val="24"/>
          <w:szCs w:val="24"/>
        </w:rPr>
        <w:t>Governing Law</w:t>
      </w:r>
      <w:r w:rsidR="00935930" w:rsidRPr="00951CAE">
        <w:rPr>
          <w:rFonts w:ascii="Times Roman" w:hAnsi="Times Roman"/>
          <w:color w:val="333333"/>
          <w:sz w:val="24"/>
          <w:szCs w:val="24"/>
        </w:rPr>
        <w:t xml:space="preserve">.  </w:t>
      </w:r>
      <w:r w:rsidRPr="00951CAE">
        <w:rPr>
          <w:rFonts w:ascii="Times Roman" w:hAnsi="Times Roman"/>
          <w:color w:val="333333"/>
          <w:sz w:val="24"/>
          <w:szCs w:val="24"/>
        </w:rPr>
        <w:t xml:space="preserve">THIS AGREEMENT SHALL BE GOVERNED BY AND CONSTRUED AND ENFORCED IN ACCORDANCE WITH THE SUBSTANTIVE LAWS OF THE </w:t>
      </w:r>
      <w:commentRangeStart w:id="148"/>
      <w:r w:rsidRPr="00951CAE">
        <w:rPr>
          <w:rFonts w:ascii="Times Roman" w:hAnsi="Times Roman"/>
          <w:color w:val="333333"/>
          <w:sz w:val="24"/>
          <w:szCs w:val="24"/>
        </w:rPr>
        <w:t xml:space="preserve">STATE OF </w:t>
      </w:r>
      <w:r w:rsidR="009A3910">
        <w:rPr>
          <w:rFonts w:ascii="Times Roman" w:hAnsi="Times Roman"/>
          <w:color w:val="333333"/>
          <w:sz w:val="24"/>
          <w:szCs w:val="24"/>
        </w:rPr>
        <w:t>TEXAS</w:t>
      </w:r>
      <w:r w:rsidRPr="00951CAE">
        <w:rPr>
          <w:rFonts w:ascii="Times Roman" w:hAnsi="Times Roman"/>
          <w:color w:val="333333"/>
          <w:sz w:val="24"/>
          <w:szCs w:val="24"/>
        </w:rPr>
        <w:t xml:space="preserve"> </w:t>
      </w:r>
      <w:commentRangeEnd w:id="148"/>
      <w:r w:rsidR="00591D28">
        <w:rPr>
          <w:rStyle w:val="CommentReference"/>
          <w:rFonts w:asciiTheme="minorHAnsi" w:hAnsiTheme="minorHAnsi" w:cstheme="minorBidi"/>
        </w:rPr>
        <w:commentReference w:id="148"/>
      </w:r>
      <w:r w:rsidRPr="00951CAE">
        <w:rPr>
          <w:rFonts w:ascii="Times Roman" w:hAnsi="Times Roman"/>
          <w:color w:val="333333"/>
          <w:sz w:val="24"/>
          <w:szCs w:val="24"/>
        </w:rPr>
        <w:t xml:space="preserve">AS IF THE AGREEMENT WERE MADE IN </w:t>
      </w:r>
      <w:r w:rsidR="009A3910">
        <w:rPr>
          <w:rFonts w:ascii="Times Roman" w:hAnsi="Times Roman"/>
          <w:color w:val="333333"/>
          <w:sz w:val="24"/>
          <w:szCs w:val="24"/>
        </w:rPr>
        <w:t>TEXAS</w:t>
      </w:r>
      <w:r w:rsidRPr="00951CAE">
        <w:rPr>
          <w:rFonts w:ascii="Times Roman" w:hAnsi="Times Roman"/>
          <w:color w:val="333333"/>
          <w:sz w:val="24"/>
          <w:szCs w:val="24"/>
        </w:rPr>
        <w:t xml:space="preserve"> FOR PERFORMANCE ENTIRELY WITHIN THE STATE OF </w:t>
      </w:r>
      <w:r w:rsidR="009A3910">
        <w:rPr>
          <w:rFonts w:ascii="Times Roman" w:hAnsi="Times Roman"/>
          <w:color w:val="333333"/>
          <w:sz w:val="24"/>
          <w:szCs w:val="24"/>
        </w:rPr>
        <w:t>TEXAS</w:t>
      </w:r>
      <w:r w:rsidRPr="00951CAE">
        <w:rPr>
          <w:rFonts w:ascii="Times Roman" w:hAnsi="Times Roman"/>
          <w:color w:val="333333"/>
          <w:sz w:val="24"/>
          <w:szCs w:val="24"/>
        </w:rPr>
        <w:t xml:space="preserve">. BOTH PARTIES CONSENT TO JURISDICTION AND VENUE IN THE STATE AND FEDERAL COURTS OF THE STATE OF </w:t>
      </w:r>
      <w:r w:rsidR="009A3910">
        <w:rPr>
          <w:rFonts w:ascii="Times Roman" w:hAnsi="Times Roman"/>
          <w:color w:val="333333"/>
          <w:sz w:val="24"/>
          <w:szCs w:val="24"/>
        </w:rPr>
        <w:t>TEXAS</w:t>
      </w:r>
      <w:r w:rsidRPr="00951CAE">
        <w:rPr>
          <w:rFonts w:ascii="Times Roman" w:hAnsi="Times Roman"/>
          <w:color w:val="333333"/>
          <w:sz w:val="24"/>
          <w:szCs w:val="24"/>
        </w:rPr>
        <w:t>.</w:t>
      </w:r>
    </w:p>
    <w:p w14:paraId="6C334030" w14:textId="28663093" w:rsidR="00935930" w:rsidRDefault="006B464A" w:rsidP="00935930">
      <w:pPr>
        <w:pStyle w:val="NormalWeb"/>
        <w:shd w:val="clear" w:color="auto" w:fill="FFFFFF"/>
        <w:spacing w:before="0" w:beforeAutospacing="0" w:after="225" w:afterAutospacing="0"/>
        <w:rPr>
          <w:ins w:id="149" w:author="Shane McCall" w:date="2020-02-13T11:14:00Z"/>
          <w:rFonts w:ascii="Times Roman" w:hAnsi="Times Roman"/>
          <w:color w:val="333333"/>
          <w:sz w:val="24"/>
          <w:szCs w:val="24"/>
        </w:rPr>
      </w:pPr>
      <w:r w:rsidRPr="00951CAE">
        <w:rPr>
          <w:rFonts w:ascii="Times Roman" w:hAnsi="Times Roman"/>
          <w:color w:val="333333"/>
          <w:sz w:val="24"/>
          <w:szCs w:val="24"/>
        </w:rPr>
        <w:t>(</w:t>
      </w:r>
      <w:r w:rsidR="00EE4C27">
        <w:rPr>
          <w:rFonts w:ascii="Times Roman" w:hAnsi="Times Roman"/>
          <w:color w:val="333333"/>
          <w:sz w:val="24"/>
          <w:szCs w:val="24"/>
        </w:rPr>
        <w:t>h</w:t>
      </w:r>
      <w:r w:rsidR="00935930" w:rsidRPr="00951CAE">
        <w:rPr>
          <w:rFonts w:ascii="Times Roman" w:hAnsi="Times Roman"/>
          <w:color w:val="333333"/>
          <w:sz w:val="24"/>
          <w:szCs w:val="24"/>
        </w:rPr>
        <w:t>)       </w:t>
      </w:r>
      <w:del w:id="150" w:author="Shane McCall" w:date="2020-02-13T12:13:00Z">
        <w:r w:rsidR="00935930" w:rsidRPr="00951CAE" w:rsidDel="00171954">
          <w:rPr>
            <w:rFonts w:ascii="Times Roman" w:hAnsi="Times Roman"/>
            <w:color w:val="333333"/>
            <w:sz w:val="24"/>
            <w:szCs w:val="24"/>
          </w:rPr>
          <w:delText xml:space="preserve">  </w:delText>
        </w:r>
      </w:del>
      <w:r w:rsidR="00935930" w:rsidRPr="00951CAE">
        <w:rPr>
          <w:rFonts w:ascii="Times Roman" w:hAnsi="Times Roman"/>
          <w:b/>
          <w:color w:val="333333"/>
          <w:sz w:val="24"/>
          <w:szCs w:val="24"/>
        </w:rPr>
        <w:t>Complete Agreement</w:t>
      </w:r>
      <w:r w:rsidR="00935930" w:rsidRPr="00951CAE">
        <w:rPr>
          <w:rFonts w:ascii="Times Roman" w:hAnsi="Times Roman"/>
          <w:color w:val="333333"/>
          <w:sz w:val="24"/>
          <w:szCs w:val="24"/>
        </w:rPr>
        <w:t xml:space="preserve">.  This Agreement together with Appendix A </w:t>
      </w:r>
      <w:ins w:id="151" w:author="Shane McCall" w:date="2020-02-13T10:35:00Z">
        <w:r w:rsidR="003B3B28">
          <w:rPr>
            <w:rFonts w:ascii="Times Roman" w:hAnsi="Times Roman"/>
            <w:color w:val="333333"/>
            <w:sz w:val="24"/>
            <w:szCs w:val="24"/>
          </w:rPr>
          <w:t xml:space="preserve">and B </w:t>
        </w:r>
      </w:ins>
      <w:r w:rsidR="00935930" w:rsidRPr="00951CAE">
        <w:rPr>
          <w:rFonts w:ascii="Times Roman" w:hAnsi="Times Roman"/>
          <w:color w:val="333333"/>
          <w:sz w:val="24"/>
          <w:szCs w:val="24"/>
        </w:rPr>
        <w:t>constitutes the entire agreement of the parties with respect to its subject matter and may not be modified in any way except by written agreement signed by both parties.  There are no other agreements either express of implied with regard to this subject matter.</w:t>
      </w:r>
    </w:p>
    <w:p w14:paraId="42909DA0" w14:textId="3B4E0B46" w:rsidR="00C9790B" w:rsidRDefault="00C9790B" w:rsidP="00935930">
      <w:pPr>
        <w:pStyle w:val="NormalWeb"/>
        <w:shd w:val="clear" w:color="auto" w:fill="FFFFFF"/>
        <w:spacing w:before="0" w:beforeAutospacing="0" w:after="225" w:afterAutospacing="0"/>
        <w:rPr>
          <w:ins w:id="152" w:author="Shane McCall" w:date="2020-02-13T11:24:00Z"/>
          <w:rFonts w:ascii="Times Roman" w:hAnsi="Times Roman"/>
          <w:color w:val="333333"/>
          <w:sz w:val="24"/>
          <w:szCs w:val="24"/>
        </w:rPr>
      </w:pPr>
      <w:ins w:id="153" w:author="Shane McCall" w:date="2020-02-13T11:14:00Z">
        <w:r>
          <w:rPr>
            <w:rFonts w:ascii="Times Roman" w:hAnsi="Times Roman"/>
            <w:color w:val="333333"/>
            <w:sz w:val="24"/>
            <w:szCs w:val="24"/>
          </w:rPr>
          <w:lastRenderedPageBreak/>
          <w:t>(</w:t>
        </w:r>
        <w:proofErr w:type="spellStart"/>
        <w:r>
          <w:rPr>
            <w:rFonts w:ascii="Times Roman" w:hAnsi="Times Roman"/>
            <w:color w:val="333333"/>
            <w:sz w:val="24"/>
            <w:szCs w:val="24"/>
          </w:rPr>
          <w:t>i</w:t>
        </w:r>
        <w:proofErr w:type="spellEnd"/>
        <w:r>
          <w:rPr>
            <w:rFonts w:ascii="Times Roman" w:hAnsi="Times Roman"/>
            <w:color w:val="333333"/>
            <w:sz w:val="24"/>
            <w:szCs w:val="24"/>
          </w:rPr>
          <w:t>)</w:t>
        </w:r>
        <w:r>
          <w:rPr>
            <w:rFonts w:ascii="Times Roman" w:hAnsi="Times Roman"/>
            <w:color w:val="333333"/>
            <w:sz w:val="24"/>
            <w:szCs w:val="24"/>
          </w:rPr>
          <w:tab/>
        </w:r>
        <w:commentRangeStart w:id="154"/>
        <w:r w:rsidRPr="00C9790B">
          <w:rPr>
            <w:rFonts w:ascii="Times Roman" w:hAnsi="Times Roman"/>
            <w:b/>
            <w:bCs/>
            <w:color w:val="333333"/>
            <w:sz w:val="24"/>
            <w:szCs w:val="24"/>
            <w:rPrChange w:id="155" w:author="Shane McCall" w:date="2020-02-13T11:14:00Z">
              <w:rPr>
                <w:rFonts w:ascii="Times Roman" w:hAnsi="Times Roman"/>
                <w:color w:val="333333"/>
                <w:sz w:val="24"/>
                <w:szCs w:val="24"/>
              </w:rPr>
            </w:rPrChange>
          </w:rPr>
          <w:t>Non-Compete</w:t>
        </w:r>
      </w:ins>
      <w:commentRangeEnd w:id="154"/>
      <w:ins w:id="156" w:author="Shane McCall" w:date="2020-02-13T12:24:00Z">
        <w:r w:rsidR="00B641A2">
          <w:rPr>
            <w:rStyle w:val="CommentReference"/>
            <w:rFonts w:asciiTheme="minorHAnsi" w:hAnsiTheme="minorHAnsi" w:cstheme="minorBidi"/>
          </w:rPr>
          <w:commentReference w:id="154"/>
        </w:r>
      </w:ins>
      <w:ins w:id="157" w:author="Shane McCall" w:date="2020-02-13T11:14:00Z">
        <w:r>
          <w:rPr>
            <w:rFonts w:ascii="Times Roman" w:hAnsi="Times Roman"/>
            <w:color w:val="333333"/>
            <w:sz w:val="24"/>
            <w:szCs w:val="24"/>
          </w:rPr>
          <w:t xml:space="preserve">. </w:t>
        </w:r>
      </w:ins>
      <w:ins w:id="158" w:author="Shane McCall" w:date="2020-02-13T12:13:00Z">
        <w:r w:rsidR="00171954">
          <w:rPr>
            <w:rFonts w:ascii="Times Roman" w:hAnsi="Times Roman"/>
            <w:color w:val="333333"/>
            <w:sz w:val="24"/>
            <w:szCs w:val="24"/>
          </w:rPr>
          <w:t>Client</w:t>
        </w:r>
        <w:r w:rsidR="00171954" w:rsidRPr="00171954">
          <w:rPr>
            <w:rFonts w:ascii="Times Roman" w:hAnsi="Times Roman"/>
            <w:color w:val="333333"/>
            <w:sz w:val="24"/>
            <w:szCs w:val="24"/>
          </w:rPr>
          <w:t xml:space="preserve"> shall not directly or indirectly, either for itself or any other person or entity, engage in any of the following</w:t>
        </w:r>
      </w:ins>
      <w:ins w:id="159" w:author="Shane McCall" w:date="2020-02-13T12:20:00Z">
        <w:r w:rsidR="00171954">
          <w:rPr>
            <w:rFonts w:ascii="Times Roman" w:hAnsi="Times Roman"/>
            <w:color w:val="333333"/>
            <w:sz w:val="24"/>
            <w:szCs w:val="24"/>
          </w:rPr>
          <w:t xml:space="preserve"> without the prior written approval of Consultant</w:t>
        </w:r>
      </w:ins>
      <w:ins w:id="160" w:author="Shane McCall" w:date="2020-02-13T12:13:00Z">
        <w:r w:rsidR="00171954" w:rsidRPr="00171954">
          <w:rPr>
            <w:rFonts w:ascii="Times Roman" w:hAnsi="Times Roman"/>
            <w:color w:val="333333"/>
            <w:sz w:val="24"/>
            <w:szCs w:val="24"/>
          </w:rPr>
          <w:t>: (</w:t>
        </w:r>
        <w:proofErr w:type="spellStart"/>
        <w:r w:rsidR="00171954" w:rsidRPr="00171954">
          <w:rPr>
            <w:rFonts w:ascii="Times Roman" w:hAnsi="Times Roman"/>
            <w:color w:val="333333"/>
            <w:sz w:val="24"/>
            <w:szCs w:val="24"/>
          </w:rPr>
          <w:t>i</w:t>
        </w:r>
        <w:proofErr w:type="spellEnd"/>
        <w:r w:rsidR="00171954" w:rsidRPr="00171954">
          <w:rPr>
            <w:rFonts w:ascii="Times Roman" w:hAnsi="Times Roman"/>
            <w:color w:val="333333"/>
            <w:sz w:val="24"/>
            <w:szCs w:val="24"/>
          </w:rPr>
          <w:t xml:space="preserve">) contract with the </w:t>
        </w:r>
      </w:ins>
      <w:ins w:id="161" w:author="Shane McCall" w:date="2020-02-13T12:19:00Z">
        <w:r w:rsidR="00171954">
          <w:rPr>
            <w:rFonts w:ascii="Times Roman" w:hAnsi="Times Roman"/>
            <w:color w:val="333333"/>
            <w:sz w:val="24"/>
            <w:szCs w:val="24"/>
          </w:rPr>
          <w:t xml:space="preserve">Government </w:t>
        </w:r>
      </w:ins>
      <w:ins w:id="162" w:author="Shane McCall" w:date="2020-02-13T12:13:00Z">
        <w:r w:rsidR="00171954" w:rsidRPr="00171954">
          <w:rPr>
            <w:rFonts w:ascii="Times Roman" w:hAnsi="Times Roman"/>
            <w:color w:val="333333"/>
            <w:sz w:val="24"/>
            <w:szCs w:val="24"/>
          </w:rPr>
          <w:t xml:space="preserve">or subcontract with a third-party to perform work for the </w:t>
        </w:r>
      </w:ins>
      <w:ins w:id="163" w:author="Shane McCall" w:date="2020-02-13T12:20:00Z">
        <w:r w:rsidR="00171954">
          <w:rPr>
            <w:rFonts w:ascii="Times Roman" w:hAnsi="Times Roman"/>
            <w:color w:val="333333"/>
            <w:sz w:val="24"/>
            <w:szCs w:val="24"/>
          </w:rPr>
          <w:t xml:space="preserve">Government for any Contract </w:t>
        </w:r>
        <w:r w:rsidR="00B641A2">
          <w:rPr>
            <w:rFonts w:ascii="Times Roman" w:hAnsi="Times Roman"/>
            <w:color w:val="333333"/>
            <w:sz w:val="24"/>
            <w:szCs w:val="24"/>
          </w:rPr>
          <w:t>covered by this Agreement</w:t>
        </w:r>
      </w:ins>
      <w:ins w:id="164" w:author="Shane McCall" w:date="2020-02-13T12:13:00Z">
        <w:r w:rsidR="00171954" w:rsidRPr="00171954">
          <w:rPr>
            <w:rFonts w:ascii="Times Roman" w:hAnsi="Times Roman"/>
            <w:color w:val="333333"/>
            <w:sz w:val="24"/>
            <w:szCs w:val="24"/>
          </w:rPr>
          <w:t xml:space="preserve">; (ii) induce or attempt to induce any </w:t>
        </w:r>
      </w:ins>
      <w:ins w:id="165" w:author="Shane McCall" w:date="2020-02-13T12:21:00Z">
        <w:r w:rsidR="00B641A2">
          <w:rPr>
            <w:rFonts w:ascii="Times Roman" w:hAnsi="Times Roman"/>
            <w:color w:val="333333"/>
            <w:sz w:val="24"/>
            <w:szCs w:val="24"/>
          </w:rPr>
          <w:t>agency or office of the Government</w:t>
        </w:r>
      </w:ins>
      <w:ins w:id="166" w:author="Shane McCall" w:date="2020-02-13T12:13:00Z">
        <w:r w:rsidR="00171954" w:rsidRPr="00171954">
          <w:rPr>
            <w:rFonts w:ascii="Times Roman" w:hAnsi="Times Roman"/>
            <w:color w:val="333333"/>
            <w:sz w:val="24"/>
            <w:szCs w:val="24"/>
          </w:rPr>
          <w:t xml:space="preserve"> to cease doing business with or divert business away from </w:t>
        </w:r>
      </w:ins>
      <w:ins w:id="167" w:author="Shane McCall" w:date="2020-02-13T12:21:00Z">
        <w:r w:rsidR="00B641A2">
          <w:rPr>
            <w:rFonts w:ascii="Times Roman" w:hAnsi="Times Roman"/>
            <w:color w:val="333333"/>
            <w:sz w:val="24"/>
            <w:szCs w:val="24"/>
          </w:rPr>
          <w:t>Consultant</w:t>
        </w:r>
      </w:ins>
      <w:ins w:id="168" w:author="Shane McCall" w:date="2020-02-13T12:13:00Z">
        <w:r w:rsidR="00171954" w:rsidRPr="00171954">
          <w:rPr>
            <w:rFonts w:ascii="Times Roman" w:hAnsi="Times Roman"/>
            <w:color w:val="333333"/>
            <w:sz w:val="24"/>
            <w:szCs w:val="24"/>
          </w:rPr>
          <w:t>; or (</w:t>
        </w:r>
      </w:ins>
      <w:ins w:id="169" w:author="Shane McCall" w:date="2020-02-13T12:22:00Z">
        <w:r w:rsidR="00B641A2">
          <w:rPr>
            <w:rFonts w:ascii="Times Roman" w:hAnsi="Times Roman"/>
            <w:color w:val="333333"/>
            <w:sz w:val="24"/>
            <w:szCs w:val="24"/>
          </w:rPr>
          <w:t>iii</w:t>
        </w:r>
      </w:ins>
      <w:ins w:id="170" w:author="Shane McCall" w:date="2020-02-13T12:13:00Z">
        <w:r w:rsidR="00171954" w:rsidRPr="00171954">
          <w:rPr>
            <w:rFonts w:ascii="Times Roman" w:hAnsi="Times Roman"/>
            <w:color w:val="333333"/>
            <w:sz w:val="24"/>
            <w:szCs w:val="24"/>
          </w:rPr>
          <w:t xml:space="preserve">) interfere with or compromise the relationship between </w:t>
        </w:r>
      </w:ins>
      <w:ins w:id="171" w:author="Shane McCall" w:date="2020-02-13T12:21:00Z">
        <w:r w:rsidR="00B641A2">
          <w:rPr>
            <w:rFonts w:ascii="Times Roman" w:hAnsi="Times Roman"/>
            <w:color w:val="333333"/>
            <w:sz w:val="24"/>
            <w:szCs w:val="24"/>
          </w:rPr>
          <w:t xml:space="preserve">Consultant </w:t>
        </w:r>
      </w:ins>
      <w:ins w:id="172" w:author="Shane McCall" w:date="2020-02-13T12:13:00Z">
        <w:r w:rsidR="00171954" w:rsidRPr="00171954">
          <w:rPr>
            <w:rFonts w:ascii="Times Roman" w:hAnsi="Times Roman"/>
            <w:color w:val="333333"/>
            <w:sz w:val="24"/>
            <w:szCs w:val="24"/>
          </w:rPr>
          <w:t xml:space="preserve">and any </w:t>
        </w:r>
      </w:ins>
      <w:ins w:id="173" w:author="Shane McCall" w:date="2020-02-13T12:21:00Z">
        <w:r w:rsidR="00B641A2">
          <w:rPr>
            <w:rFonts w:ascii="Times Roman" w:hAnsi="Times Roman"/>
            <w:color w:val="333333"/>
            <w:sz w:val="24"/>
            <w:szCs w:val="24"/>
          </w:rPr>
          <w:t>agency or office of the Government</w:t>
        </w:r>
      </w:ins>
      <w:ins w:id="174" w:author="Shane McCall" w:date="2020-02-13T12:13:00Z">
        <w:r w:rsidR="00171954" w:rsidRPr="00171954">
          <w:rPr>
            <w:rFonts w:ascii="Times Roman" w:hAnsi="Times Roman"/>
            <w:color w:val="333333"/>
            <w:sz w:val="24"/>
            <w:szCs w:val="24"/>
          </w:rPr>
          <w:t>.</w:t>
        </w:r>
      </w:ins>
    </w:p>
    <w:p w14:paraId="6046CA62" w14:textId="77777777" w:rsidR="00B74CE7" w:rsidRDefault="002E67B6">
      <w:pPr>
        <w:pStyle w:val="NormalWeb"/>
        <w:keepNext/>
        <w:shd w:val="clear" w:color="auto" w:fill="FFFFFF"/>
        <w:rPr>
          <w:ins w:id="175" w:author="Shane McCall" w:date="2020-02-13T11:48:00Z"/>
          <w:rFonts w:ascii="Times Roman" w:hAnsi="Times Roman"/>
          <w:color w:val="333333"/>
          <w:sz w:val="24"/>
          <w:szCs w:val="24"/>
        </w:rPr>
        <w:pPrChange w:id="176" w:author="Shane McCall" w:date="2020-02-13T11:48:00Z">
          <w:pPr>
            <w:pStyle w:val="NormalWeb"/>
            <w:shd w:val="clear" w:color="auto" w:fill="FFFFFF"/>
            <w:spacing w:after="225"/>
          </w:pPr>
        </w:pPrChange>
      </w:pPr>
      <w:ins w:id="177" w:author="Shane McCall" w:date="2020-02-13T11:24:00Z">
        <w:r>
          <w:rPr>
            <w:rFonts w:ascii="Times Roman" w:hAnsi="Times Roman"/>
            <w:color w:val="333333"/>
            <w:sz w:val="24"/>
            <w:szCs w:val="24"/>
          </w:rPr>
          <w:t>(j)</w:t>
        </w:r>
        <w:r>
          <w:rPr>
            <w:rFonts w:ascii="Times Roman" w:hAnsi="Times Roman"/>
            <w:color w:val="333333"/>
            <w:sz w:val="24"/>
            <w:szCs w:val="24"/>
          </w:rPr>
          <w:tab/>
        </w:r>
        <w:commentRangeStart w:id="178"/>
        <w:commentRangeStart w:id="179"/>
        <w:commentRangeStart w:id="180"/>
        <w:r w:rsidRPr="00E0677C">
          <w:rPr>
            <w:rFonts w:ascii="Times Roman" w:hAnsi="Times Roman"/>
            <w:b/>
            <w:bCs/>
            <w:color w:val="333333"/>
            <w:sz w:val="24"/>
            <w:szCs w:val="24"/>
            <w:rPrChange w:id="181" w:author="Shane McCall" w:date="2020-02-13T11:47:00Z">
              <w:rPr>
                <w:rFonts w:ascii="Times Roman" w:hAnsi="Times Roman"/>
                <w:color w:val="333333"/>
                <w:sz w:val="24"/>
                <w:szCs w:val="24"/>
              </w:rPr>
            </w:rPrChange>
          </w:rPr>
          <w:t>Indemnification</w:t>
        </w:r>
      </w:ins>
      <w:commentRangeEnd w:id="178"/>
      <w:ins w:id="182" w:author="Shane McCall" w:date="2020-02-13T12:08:00Z">
        <w:r w:rsidR="009E24AD">
          <w:rPr>
            <w:rStyle w:val="CommentReference"/>
            <w:rFonts w:asciiTheme="minorHAnsi" w:hAnsiTheme="minorHAnsi" w:cstheme="minorBidi"/>
          </w:rPr>
          <w:commentReference w:id="178"/>
        </w:r>
      </w:ins>
      <w:commentRangeEnd w:id="179"/>
      <w:r w:rsidR="001E4E6C">
        <w:rPr>
          <w:rStyle w:val="CommentReference"/>
          <w:rFonts w:asciiTheme="minorHAnsi" w:hAnsiTheme="minorHAnsi" w:cstheme="minorBidi"/>
        </w:rPr>
        <w:commentReference w:id="179"/>
      </w:r>
      <w:commentRangeEnd w:id="180"/>
      <w:r w:rsidR="00DA33F4">
        <w:rPr>
          <w:rStyle w:val="CommentReference"/>
          <w:rFonts w:asciiTheme="minorHAnsi" w:hAnsiTheme="minorHAnsi" w:cstheme="minorBidi"/>
        </w:rPr>
        <w:commentReference w:id="180"/>
      </w:r>
      <w:ins w:id="183" w:author="Shane McCall" w:date="2020-02-13T11:24:00Z">
        <w:r>
          <w:rPr>
            <w:rFonts w:ascii="Times Roman" w:hAnsi="Times Roman"/>
            <w:color w:val="333333"/>
            <w:sz w:val="24"/>
            <w:szCs w:val="24"/>
          </w:rPr>
          <w:t>.</w:t>
        </w:r>
      </w:ins>
      <w:ins w:id="184" w:author="Shane McCall" w:date="2020-02-13T11:47:00Z">
        <w:r w:rsidR="00E0677C">
          <w:rPr>
            <w:rFonts w:ascii="Times Roman" w:hAnsi="Times Roman"/>
            <w:color w:val="333333"/>
            <w:sz w:val="24"/>
            <w:szCs w:val="24"/>
          </w:rPr>
          <w:t xml:space="preserve"> </w:t>
        </w:r>
      </w:ins>
    </w:p>
    <w:p w14:paraId="76BDF803" w14:textId="5CBEE4F7" w:rsidR="009E24AD" w:rsidRPr="00951CAE" w:rsidRDefault="009E24AD" w:rsidP="009E24AD">
      <w:pPr>
        <w:pStyle w:val="NormalWeb"/>
        <w:shd w:val="clear" w:color="auto" w:fill="FFFFFF"/>
        <w:spacing w:before="0" w:beforeAutospacing="0" w:after="225" w:afterAutospacing="0"/>
        <w:ind w:firstLine="720"/>
        <w:rPr>
          <w:ins w:id="185" w:author="Shane McCall" w:date="2020-02-13T12:07:00Z"/>
          <w:rFonts w:ascii="Times Roman" w:hAnsi="Times Roman"/>
          <w:color w:val="333333"/>
          <w:sz w:val="24"/>
          <w:szCs w:val="24"/>
        </w:rPr>
      </w:pPr>
      <w:ins w:id="186" w:author="Shane McCall" w:date="2020-02-13T12:07:00Z">
        <w:r>
          <w:rPr>
            <w:rFonts w:ascii="Times Roman" w:hAnsi="Times Roman"/>
            <w:color w:val="333333"/>
            <w:sz w:val="24"/>
            <w:szCs w:val="24"/>
          </w:rPr>
          <w:t>Client</w:t>
        </w:r>
        <w:r w:rsidRPr="00B74CE7">
          <w:rPr>
            <w:rFonts w:ascii="Times Roman" w:hAnsi="Times Roman"/>
            <w:color w:val="333333"/>
            <w:sz w:val="24"/>
            <w:szCs w:val="24"/>
          </w:rPr>
          <w:t xml:space="preserve"> agrees to indemnify and hold harmless Consultant and its directors, officers, and employees from and against all </w:t>
        </w:r>
      </w:ins>
      <w:ins w:id="187" w:author="Shane McCall" w:date="2020-02-13T12:09:00Z">
        <w:r w:rsidRPr="00B74CE7">
          <w:rPr>
            <w:rFonts w:ascii="Times Roman" w:hAnsi="Times Roman"/>
            <w:color w:val="333333"/>
            <w:sz w:val="24"/>
            <w:szCs w:val="24"/>
          </w:rPr>
          <w:t>against all taxes, claims, losses, damages, liabilities, suits, actions, judgments, costs, and expenses, including reasonable attorneys’ fees and other legal expenses (collectively, “Claims”)</w:t>
        </w:r>
      </w:ins>
      <w:ins w:id="188" w:author="Shane McCall" w:date="2020-02-13T12:07:00Z">
        <w:r w:rsidRPr="00B74CE7">
          <w:rPr>
            <w:rFonts w:ascii="Times Roman" w:hAnsi="Times Roman"/>
            <w:color w:val="333333"/>
            <w:sz w:val="24"/>
            <w:szCs w:val="24"/>
          </w:rPr>
          <w:t xml:space="preserve"> to the extent that such Claims arise directly or indirectly out of, are in connection with, are caused by, or are related to, third-party Claims relating to (</w:t>
        </w:r>
        <w:proofErr w:type="spellStart"/>
        <w:r w:rsidRPr="00B74CE7">
          <w:rPr>
            <w:rFonts w:ascii="Times Roman" w:hAnsi="Times Roman"/>
            <w:color w:val="333333"/>
            <w:sz w:val="24"/>
            <w:szCs w:val="24"/>
          </w:rPr>
          <w:t>i</w:t>
        </w:r>
        <w:proofErr w:type="spellEnd"/>
        <w:r w:rsidRPr="00B74CE7">
          <w:rPr>
            <w:rFonts w:ascii="Times Roman" w:hAnsi="Times Roman"/>
            <w:color w:val="333333"/>
            <w:sz w:val="24"/>
            <w:szCs w:val="24"/>
          </w:rPr>
          <w:t xml:space="preserve">) any intentionally wrongful act of </w:t>
        </w:r>
        <w:r>
          <w:rPr>
            <w:rFonts w:ascii="Times Roman" w:hAnsi="Times Roman"/>
            <w:color w:val="333333"/>
            <w:sz w:val="24"/>
            <w:szCs w:val="24"/>
          </w:rPr>
          <w:t>Client</w:t>
        </w:r>
        <w:r w:rsidRPr="00B74CE7">
          <w:rPr>
            <w:rFonts w:ascii="Times Roman" w:hAnsi="Times Roman"/>
            <w:color w:val="333333"/>
            <w:sz w:val="24"/>
            <w:szCs w:val="24"/>
          </w:rPr>
          <w:t xml:space="preserve"> or </w:t>
        </w:r>
        <w:r>
          <w:rPr>
            <w:rFonts w:ascii="Times Roman" w:hAnsi="Times Roman"/>
            <w:color w:val="333333"/>
            <w:sz w:val="24"/>
            <w:szCs w:val="24"/>
          </w:rPr>
          <w:t>Client</w:t>
        </w:r>
        <w:r w:rsidRPr="00B74CE7">
          <w:rPr>
            <w:rFonts w:ascii="Times Roman" w:hAnsi="Times Roman"/>
            <w:color w:val="333333"/>
            <w:sz w:val="24"/>
            <w:szCs w:val="24"/>
          </w:rPr>
          <w:t xml:space="preserve">’s assistants, employees, or agents or (ii) any breach by </w:t>
        </w:r>
        <w:r>
          <w:rPr>
            <w:rFonts w:ascii="Times Roman" w:hAnsi="Times Roman"/>
            <w:color w:val="333333"/>
            <w:sz w:val="24"/>
            <w:szCs w:val="24"/>
          </w:rPr>
          <w:t>Client</w:t>
        </w:r>
        <w:r w:rsidRPr="00B74CE7">
          <w:rPr>
            <w:rFonts w:ascii="Times Roman" w:hAnsi="Times Roman"/>
            <w:color w:val="333333"/>
            <w:sz w:val="24"/>
            <w:szCs w:val="24"/>
          </w:rPr>
          <w:t xml:space="preserve"> or </w:t>
        </w:r>
        <w:r>
          <w:rPr>
            <w:rFonts w:ascii="Times Roman" w:hAnsi="Times Roman"/>
            <w:color w:val="333333"/>
            <w:sz w:val="24"/>
            <w:szCs w:val="24"/>
          </w:rPr>
          <w:t>Client</w:t>
        </w:r>
        <w:r w:rsidRPr="00B74CE7">
          <w:rPr>
            <w:rFonts w:ascii="Times Roman" w:hAnsi="Times Roman"/>
            <w:color w:val="333333"/>
            <w:sz w:val="24"/>
            <w:szCs w:val="24"/>
          </w:rPr>
          <w:t>’s employees or agents of any of the covenants contained in this Agreement</w:t>
        </w:r>
      </w:ins>
      <w:ins w:id="189" w:author="Shane McCall" w:date="2020-02-13T12:08:00Z">
        <w:r>
          <w:rPr>
            <w:rFonts w:ascii="Times Roman" w:hAnsi="Times Roman"/>
            <w:color w:val="333333"/>
            <w:sz w:val="24"/>
            <w:szCs w:val="24"/>
          </w:rPr>
          <w:t>.</w:t>
        </w:r>
      </w:ins>
    </w:p>
    <w:p w14:paraId="6746E1E9" w14:textId="698295FC" w:rsidR="002E67B6" w:rsidRPr="00951CAE" w:rsidDel="009E24AD" w:rsidRDefault="002E67B6">
      <w:pPr>
        <w:pStyle w:val="NormalWeb"/>
        <w:shd w:val="clear" w:color="auto" w:fill="FFFFFF"/>
        <w:spacing w:before="0" w:beforeAutospacing="0" w:after="225" w:afterAutospacing="0"/>
        <w:ind w:firstLine="720"/>
        <w:rPr>
          <w:del w:id="190" w:author="Shane McCall" w:date="2020-02-13T12:07:00Z"/>
          <w:rFonts w:ascii="Times Roman" w:hAnsi="Times Roman"/>
          <w:color w:val="333333"/>
          <w:sz w:val="24"/>
          <w:szCs w:val="24"/>
        </w:rPr>
        <w:pPrChange w:id="191" w:author="Shane McCall" w:date="2020-02-13T11:48:00Z">
          <w:pPr>
            <w:pStyle w:val="NormalWeb"/>
            <w:shd w:val="clear" w:color="auto" w:fill="FFFFFF"/>
            <w:spacing w:before="0" w:beforeAutospacing="0" w:after="225" w:afterAutospacing="0"/>
          </w:pPr>
        </w:pPrChange>
      </w:pPr>
    </w:p>
    <w:p w14:paraId="6BDF2646" w14:textId="3F6FC4E7" w:rsidR="00C52860" w:rsidRDefault="00C52860" w:rsidP="00951CAE">
      <w:pPr>
        <w:rPr>
          <w:ins w:id="192" w:author="Shane McCall" w:date="2020-02-13T12:09:00Z"/>
          <w:rFonts w:ascii="Times Roman" w:hAnsi="Times Roman"/>
          <w:color w:val="333333"/>
        </w:rPr>
      </w:pPr>
    </w:p>
    <w:p w14:paraId="3DE1A444" w14:textId="77777777" w:rsidR="009E24AD" w:rsidRDefault="009E24AD" w:rsidP="00951CAE">
      <w:pPr>
        <w:rPr>
          <w:ins w:id="193" w:author="Shane McCall" w:date="2020-02-13T10:45:00Z"/>
          <w:rFonts w:ascii="Times Roman" w:hAnsi="Times Roman"/>
          <w:color w:val="333333"/>
        </w:rPr>
      </w:pPr>
    </w:p>
    <w:p w14:paraId="76564AEA" w14:textId="77A0A4C9" w:rsidR="00245378" w:rsidRPr="00951CAE" w:rsidRDefault="00935930" w:rsidP="00951CAE">
      <w:pPr>
        <w:rPr>
          <w:rFonts w:ascii="Times Roman" w:hAnsi="Times Roman" w:cs="Times New Roman"/>
          <w:color w:val="333333"/>
        </w:rPr>
      </w:pPr>
      <w:r w:rsidRPr="00951CAE">
        <w:rPr>
          <w:rFonts w:ascii="Times Roman" w:hAnsi="Times Roman"/>
          <w:color w:val="333333"/>
        </w:rPr>
        <w:t>IN WITNESS WHEREOF, the parties hereto, through their duly authorized officers, have executed this Agreement as of the day and year first set forth below.</w:t>
      </w:r>
    </w:p>
    <w:p w14:paraId="032F7842" w14:textId="701C6837" w:rsidR="006E36A4" w:rsidRDefault="006E36A4" w:rsidP="00935930">
      <w:pPr>
        <w:pStyle w:val="NormalWeb"/>
        <w:shd w:val="clear" w:color="auto" w:fill="FFFFFF"/>
        <w:spacing w:before="0" w:beforeAutospacing="0" w:after="225" w:afterAutospacing="0"/>
        <w:rPr>
          <w:ins w:id="194" w:author="Shane McCall" w:date="2020-02-13T10:45:00Z"/>
          <w:rFonts w:ascii="Times Roman" w:hAnsi="Times Roman"/>
          <w:color w:val="333333"/>
          <w:sz w:val="24"/>
          <w:szCs w:val="24"/>
        </w:rPr>
      </w:pPr>
    </w:p>
    <w:p w14:paraId="044898D9" w14:textId="644A294E" w:rsidR="00C52860" w:rsidDel="00C52860" w:rsidRDefault="00C52860" w:rsidP="00935930">
      <w:pPr>
        <w:pStyle w:val="NormalWeb"/>
        <w:shd w:val="clear" w:color="auto" w:fill="FFFFFF"/>
        <w:spacing w:before="0" w:beforeAutospacing="0" w:after="225" w:afterAutospacing="0"/>
        <w:rPr>
          <w:del w:id="195" w:author="Shane McCall" w:date="2020-02-13T10:46:00Z"/>
          <w:rFonts w:ascii="Times Roman" w:hAnsi="Times Roman"/>
          <w:color w:val="333333"/>
          <w:sz w:val="24"/>
          <w:szCs w:val="24"/>
        </w:rPr>
      </w:pPr>
    </w:p>
    <w:p w14:paraId="6784D829" w14:textId="769B49BB" w:rsidR="001377B5" w:rsidRPr="00951CAE" w:rsidRDefault="009A3910" w:rsidP="00935930">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color w:val="333333"/>
          <w:sz w:val="24"/>
          <w:szCs w:val="24"/>
        </w:rPr>
        <w:t>Casting Mountain Solutions,</w:t>
      </w:r>
      <w:r w:rsidR="001377B5" w:rsidRPr="00951CAE">
        <w:rPr>
          <w:rFonts w:ascii="Times Roman" w:hAnsi="Times Roman"/>
          <w:color w:val="333333"/>
          <w:sz w:val="24"/>
          <w:szCs w:val="24"/>
        </w:rPr>
        <w:t xml:space="preserve"> LLC</w:t>
      </w:r>
    </w:p>
    <w:p w14:paraId="6E657F1F" w14:textId="4D01C033" w:rsidR="001377B5" w:rsidRPr="00951CAE" w:rsidRDefault="00061CAD" w:rsidP="001377B5">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noProof/>
          <w:color w:val="333333"/>
          <w:sz w:val="24"/>
          <w:szCs w:val="24"/>
        </w:rPr>
        <mc:AlternateContent>
          <mc:Choice Requires="wps">
            <w:drawing>
              <wp:anchor distT="0" distB="0" distL="114300" distR="114300" simplePos="0" relativeHeight="251665408" behindDoc="0" locked="0" layoutInCell="1" allowOverlap="1" wp14:anchorId="11799CA9" wp14:editId="4426B5FD">
                <wp:simplePos x="0" y="0"/>
                <wp:positionH relativeFrom="margin">
                  <wp:posOffset>321828</wp:posOffset>
                </wp:positionH>
                <wp:positionV relativeFrom="paragraph">
                  <wp:posOffset>116915</wp:posOffset>
                </wp:positionV>
                <wp:extent cx="2854960" cy="30480"/>
                <wp:effectExtent l="0" t="0" r="21590" b="26670"/>
                <wp:wrapNone/>
                <wp:docPr id="5" name="Straight Connector 5"/>
                <wp:cNvGraphicFramePr/>
                <a:graphic xmlns:a="http://schemas.openxmlformats.org/drawingml/2006/main">
                  <a:graphicData uri="http://schemas.microsoft.com/office/word/2010/wordprocessingShape">
                    <wps:wsp>
                      <wps:cNvCnPr/>
                      <wps:spPr>
                        <a:xfrm flipV="1">
                          <a:off x="0" y="0"/>
                          <a:ext cx="285496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F9443C" id="Straight Connector 5"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25.35pt,9.2pt" to="250.1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" strokecolor="black [3040]">
                <w10:wrap anchorx="margin"/>
              </v:line>
            </w:pict>
          </mc:Fallback>
        </mc:AlternateContent>
      </w:r>
      <w:r w:rsidR="007A68A9">
        <w:rPr>
          <w:rFonts w:ascii="Times Roman" w:hAnsi="Times Roman"/>
          <w:noProof/>
          <w:color w:val="333333"/>
          <w:sz w:val="24"/>
          <w:szCs w:val="24"/>
        </w:rPr>
        <mc:AlternateContent>
          <mc:Choice Requires="wps">
            <w:drawing>
              <wp:anchor distT="0" distB="0" distL="114300" distR="114300" simplePos="0" relativeHeight="251663360" behindDoc="0" locked="0" layoutInCell="1" allowOverlap="1" wp14:anchorId="4889FC5C" wp14:editId="77116F76">
                <wp:simplePos x="0" y="0"/>
                <wp:positionH relativeFrom="column">
                  <wp:posOffset>3708684</wp:posOffset>
                </wp:positionH>
                <wp:positionV relativeFrom="paragraph">
                  <wp:posOffset>137927</wp:posOffset>
                </wp:positionV>
                <wp:extent cx="1915642" cy="15155"/>
                <wp:effectExtent l="0" t="0" r="27940" b="23495"/>
                <wp:wrapNone/>
                <wp:docPr id="4" name="Straight Connector 4"/>
                <wp:cNvGraphicFramePr/>
                <a:graphic xmlns:a="http://schemas.openxmlformats.org/drawingml/2006/main">
                  <a:graphicData uri="http://schemas.microsoft.com/office/word/2010/wordprocessingShape">
                    <wps:wsp>
                      <wps:cNvCnPr/>
                      <wps:spPr>
                        <a:xfrm flipV="1">
                          <a:off x="0" y="0"/>
                          <a:ext cx="1915642" cy="15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BA45D"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10.85pt" to="442.8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" strokecolor="black [3040]"/>
            </w:pict>
          </mc:Fallback>
        </mc:AlternateContent>
      </w:r>
      <w:r w:rsidR="001377B5" w:rsidRPr="00951CAE">
        <w:rPr>
          <w:rFonts w:ascii="Times Roman" w:hAnsi="Times Roman"/>
          <w:color w:val="333333"/>
          <w:sz w:val="24"/>
          <w:szCs w:val="24"/>
        </w:rPr>
        <w:t>By</w:t>
      </w:r>
      <w:r w:rsidR="007A68A9">
        <w:rPr>
          <w:rFonts w:ascii="Times Roman" w:hAnsi="Times Roman"/>
          <w:color w:val="333333"/>
          <w:sz w:val="24"/>
          <w:szCs w:val="24"/>
        </w:rPr>
        <w:t>:</w:t>
      </w:r>
      <w:r w:rsidR="007A68A9">
        <w:rPr>
          <w:rFonts w:ascii="Times Roman" w:hAnsi="Times Roman"/>
          <w:color w:val="333333"/>
          <w:sz w:val="24"/>
          <w:szCs w:val="24"/>
        </w:rPr>
        <w:tab/>
      </w:r>
      <w:r w:rsidR="007A68A9">
        <w:rPr>
          <w:rFonts w:ascii="Times Roman" w:hAnsi="Times Roman"/>
          <w:color w:val="333333"/>
          <w:sz w:val="24"/>
          <w:szCs w:val="24"/>
        </w:rPr>
        <w:tab/>
      </w:r>
      <w:r w:rsidR="007A68A9">
        <w:rPr>
          <w:rFonts w:ascii="Times Roman" w:hAnsi="Times Roman"/>
          <w:color w:val="333333"/>
          <w:sz w:val="24"/>
          <w:szCs w:val="24"/>
        </w:rPr>
        <w:tab/>
      </w:r>
      <w:r w:rsidR="007A68A9">
        <w:rPr>
          <w:rFonts w:ascii="Times Roman" w:hAnsi="Times Roman"/>
          <w:color w:val="333333"/>
          <w:sz w:val="24"/>
          <w:szCs w:val="24"/>
        </w:rPr>
        <w:tab/>
      </w:r>
      <w:r w:rsidR="007A68A9">
        <w:rPr>
          <w:rFonts w:ascii="Times Roman" w:hAnsi="Times Roman"/>
          <w:color w:val="333333"/>
          <w:sz w:val="24"/>
          <w:szCs w:val="24"/>
        </w:rPr>
        <w:tab/>
      </w:r>
      <w:r w:rsidR="007A68A9">
        <w:rPr>
          <w:rFonts w:ascii="Times Roman" w:hAnsi="Times Roman"/>
          <w:color w:val="333333"/>
          <w:sz w:val="24"/>
          <w:szCs w:val="24"/>
        </w:rPr>
        <w:tab/>
      </w:r>
      <w:r w:rsidR="007A68A9">
        <w:rPr>
          <w:rFonts w:ascii="Times Roman" w:hAnsi="Times Roman"/>
          <w:color w:val="333333"/>
          <w:sz w:val="24"/>
          <w:szCs w:val="24"/>
        </w:rPr>
        <w:tab/>
      </w:r>
      <w:r>
        <w:rPr>
          <w:rFonts w:ascii="Times Roman" w:hAnsi="Times Roman"/>
          <w:color w:val="333333"/>
          <w:sz w:val="24"/>
          <w:szCs w:val="24"/>
        </w:rPr>
        <w:t xml:space="preserve"> </w:t>
      </w:r>
      <w:r w:rsidR="001377B5" w:rsidRPr="00951CAE">
        <w:rPr>
          <w:rFonts w:ascii="Times Roman" w:hAnsi="Times Roman"/>
          <w:color w:val="333333"/>
          <w:sz w:val="24"/>
          <w:szCs w:val="24"/>
        </w:rPr>
        <w:t>Date</w:t>
      </w:r>
      <w:r w:rsidR="007A68A9">
        <w:rPr>
          <w:rFonts w:ascii="Times Roman" w:hAnsi="Times Roman"/>
          <w:color w:val="333333"/>
          <w:sz w:val="24"/>
          <w:szCs w:val="24"/>
        </w:rPr>
        <w:t xml:space="preserve">:  </w:t>
      </w:r>
    </w:p>
    <w:p w14:paraId="46CACD7C" w14:textId="674C1CFC" w:rsidR="001377B5" w:rsidRPr="00951CAE" w:rsidRDefault="00F55516" w:rsidP="00245378">
      <w:pPr>
        <w:pStyle w:val="NormalWeb"/>
        <w:shd w:val="clear" w:color="auto" w:fill="FFFFFF"/>
        <w:spacing w:before="0" w:beforeAutospacing="0" w:after="225" w:afterAutospacing="0"/>
        <w:rPr>
          <w:rFonts w:ascii="Times Roman" w:hAnsi="Times Roman"/>
          <w:color w:val="333333"/>
          <w:sz w:val="24"/>
          <w:szCs w:val="24"/>
        </w:rPr>
      </w:pPr>
      <w:proofErr w:type="spellStart"/>
      <w:r>
        <w:rPr>
          <w:rFonts w:ascii="Times Roman" w:hAnsi="Times Roman"/>
          <w:color w:val="333333"/>
          <w:sz w:val="24"/>
          <w:szCs w:val="24"/>
        </w:rPr>
        <w:t>Randie</w:t>
      </w:r>
      <w:proofErr w:type="spellEnd"/>
      <w:r>
        <w:rPr>
          <w:rFonts w:ascii="Times Roman" w:hAnsi="Times Roman"/>
          <w:color w:val="333333"/>
          <w:sz w:val="24"/>
          <w:szCs w:val="24"/>
        </w:rPr>
        <w:t xml:space="preserve"> Ward</w:t>
      </w:r>
      <w:r w:rsidR="00245378" w:rsidRPr="00951CAE">
        <w:rPr>
          <w:rFonts w:ascii="Times Roman" w:hAnsi="Times Roman"/>
          <w:color w:val="333333"/>
          <w:sz w:val="24"/>
          <w:szCs w:val="24"/>
        </w:rPr>
        <w:t>, Managing Member</w:t>
      </w:r>
    </w:p>
    <w:p w14:paraId="2DF2F7C5" w14:textId="77777777" w:rsidR="00C52860" w:rsidRDefault="00C52860" w:rsidP="00935930">
      <w:pPr>
        <w:pStyle w:val="NormalWeb"/>
        <w:shd w:val="clear" w:color="auto" w:fill="FFFFFF"/>
        <w:spacing w:before="0" w:beforeAutospacing="0" w:after="225" w:afterAutospacing="0"/>
        <w:rPr>
          <w:ins w:id="196" w:author="Shane McCall" w:date="2020-02-13T10:46:00Z"/>
          <w:rFonts w:ascii="Times Roman" w:hAnsi="Times Roman"/>
          <w:color w:val="333333"/>
          <w:sz w:val="24"/>
          <w:szCs w:val="24"/>
        </w:rPr>
      </w:pPr>
    </w:p>
    <w:p w14:paraId="6F9C02D6" w14:textId="0C1F75B2" w:rsidR="00BE4142" w:rsidRDefault="00BE4142" w:rsidP="00935930">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color w:val="333333"/>
          <w:sz w:val="24"/>
          <w:szCs w:val="24"/>
        </w:rPr>
        <w:t>_____</w:t>
      </w:r>
      <w:r w:rsidR="00B23B91">
        <w:rPr>
          <w:rFonts w:ascii="Times Roman" w:hAnsi="Times Roman"/>
          <w:color w:val="333333"/>
          <w:sz w:val="24"/>
          <w:szCs w:val="24"/>
        </w:rPr>
        <w:t>_____</w:t>
      </w:r>
      <w:r>
        <w:rPr>
          <w:rFonts w:ascii="Times Roman" w:hAnsi="Times Roman"/>
          <w:color w:val="333333"/>
          <w:sz w:val="24"/>
          <w:szCs w:val="24"/>
        </w:rPr>
        <w:t>________</w:t>
      </w:r>
    </w:p>
    <w:p w14:paraId="2C5AEF71" w14:textId="592C21A4" w:rsidR="00935930" w:rsidRPr="00951CAE" w:rsidRDefault="00A653F3" w:rsidP="00935930">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noProof/>
          <w:color w:val="333333"/>
          <w:sz w:val="24"/>
          <w:szCs w:val="24"/>
        </w:rPr>
        <mc:AlternateContent>
          <mc:Choice Requires="wps">
            <w:drawing>
              <wp:anchor distT="0" distB="0" distL="114300" distR="114300" simplePos="0" relativeHeight="251661312" behindDoc="0" locked="0" layoutInCell="1" allowOverlap="1" wp14:anchorId="0D137F53" wp14:editId="66369E67">
                <wp:simplePos x="0" y="0"/>
                <wp:positionH relativeFrom="column">
                  <wp:posOffset>3685245</wp:posOffset>
                </wp:positionH>
                <wp:positionV relativeFrom="paragraph">
                  <wp:posOffset>116290</wp:posOffset>
                </wp:positionV>
                <wp:extent cx="1915642" cy="15155"/>
                <wp:effectExtent l="0" t="0" r="27940" b="23495"/>
                <wp:wrapNone/>
                <wp:docPr id="3" name="Straight Connector 3"/>
                <wp:cNvGraphicFramePr/>
                <a:graphic xmlns:a="http://schemas.openxmlformats.org/drawingml/2006/main">
                  <a:graphicData uri="http://schemas.microsoft.com/office/word/2010/wordprocessingShape">
                    <wps:wsp>
                      <wps:cNvCnPr/>
                      <wps:spPr>
                        <a:xfrm flipV="1">
                          <a:off x="0" y="0"/>
                          <a:ext cx="1915642" cy="15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C082F"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2pt,9.15pt" to="441.0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" strokecolor="black [3040]"/>
            </w:pict>
          </mc:Fallback>
        </mc:AlternateContent>
      </w:r>
      <w:r>
        <w:rPr>
          <w:rFonts w:ascii="Times Roman" w:hAnsi="Times Roman"/>
          <w:noProof/>
          <w:color w:val="333333"/>
          <w:sz w:val="24"/>
          <w:szCs w:val="24"/>
        </w:rPr>
        <mc:AlternateContent>
          <mc:Choice Requires="wps">
            <w:drawing>
              <wp:anchor distT="0" distB="0" distL="114300" distR="114300" simplePos="0" relativeHeight="251659264" behindDoc="0" locked="0" layoutInCell="1" allowOverlap="1" wp14:anchorId="55CD86B1" wp14:editId="3EAB682A">
                <wp:simplePos x="0" y="0"/>
                <wp:positionH relativeFrom="column">
                  <wp:posOffset>293732</wp:posOffset>
                </wp:positionH>
                <wp:positionV relativeFrom="paragraph">
                  <wp:posOffset>115882</wp:posOffset>
                </wp:positionV>
                <wp:extent cx="2855584" cy="30650"/>
                <wp:effectExtent l="0" t="0" r="21590" b="26670"/>
                <wp:wrapNone/>
                <wp:docPr id="2" name="Straight Connector 2"/>
                <wp:cNvGraphicFramePr/>
                <a:graphic xmlns:a="http://schemas.openxmlformats.org/drawingml/2006/main">
                  <a:graphicData uri="http://schemas.microsoft.com/office/word/2010/wordprocessingShape">
                    <wps:wsp>
                      <wps:cNvCnPr/>
                      <wps:spPr>
                        <a:xfrm flipV="1">
                          <a:off x="0" y="0"/>
                          <a:ext cx="2855584" cy="30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BE3EF6"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15pt,9.1pt" to="24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" strokecolor="black [3040]"/>
            </w:pict>
          </mc:Fallback>
        </mc:AlternateContent>
      </w:r>
      <w:r w:rsidR="00935930" w:rsidRPr="00951CAE">
        <w:rPr>
          <w:rFonts w:ascii="Times Roman" w:hAnsi="Times Roman"/>
          <w:color w:val="333333"/>
          <w:sz w:val="24"/>
          <w:szCs w:val="24"/>
        </w:rPr>
        <w:t>By</w:t>
      </w:r>
      <w:r w:rsidR="00935930" w:rsidRPr="00B23B91">
        <w:rPr>
          <w:rFonts w:ascii="Times Roman" w:hAnsi="Times Roman"/>
          <w:color w:val="333333"/>
          <w:sz w:val="24"/>
          <w:szCs w:val="24"/>
        </w:rPr>
        <w:t>:  </w:t>
      </w:r>
      <w:r w:rsidRPr="00951CAE">
        <w:rPr>
          <w:rFonts w:ascii="Times Roman" w:hAnsi="Times Roman"/>
          <w:color w:val="333333"/>
          <w:sz w:val="24"/>
          <w:szCs w:val="24"/>
        </w:rPr>
        <w:t xml:space="preserve"> </w:t>
      </w:r>
      <w:r>
        <w:rPr>
          <w:rFonts w:ascii="Times Roman" w:hAnsi="Times Roman"/>
          <w:color w:val="333333"/>
          <w:sz w:val="24"/>
          <w:szCs w:val="24"/>
        </w:rPr>
        <w:tab/>
      </w:r>
      <w:r>
        <w:rPr>
          <w:rFonts w:ascii="Times Roman" w:hAnsi="Times Roman"/>
          <w:color w:val="333333"/>
          <w:sz w:val="24"/>
          <w:szCs w:val="24"/>
        </w:rPr>
        <w:tab/>
      </w:r>
      <w:r>
        <w:rPr>
          <w:rFonts w:ascii="Times Roman" w:hAnsi="Times Roman"/>
          <w:color w:val="333333"/>
          <w:sz w:val="24"/>
          <w:szCs w:val="24"/>
        </w:rPr>
        <w:tab/>
      </w:r>
      <w:r>
        <w:rPr>
          <w:rFonts w:ascii="Times Roman" w:hAnsi="Times Roman"/>
          <w:color w:val="333333"/>
          <w:sz w:val="24"/>
          <w:szCs w:val="24"/>
        </w:rPr>
        <w:tab/>
      </w:r>
      <w:r>
        <w:rPr>
          <w:rFonts w:ascii="Times Roman" w:hAnsi="Times Roman"/>
          <w:color w:val="333333"/>
          <w:sz w:val="24"/>
          <w:szCs w:val="24"/>
        </w:rPr>
        <w:tab/>
      </w:r>
      <w:r>
        <w:rPr>
          <w:rFonts w:ascii="Times Roman" w:hAnsi="Times Roman"/>
          <w:color w:val="333333"/>
          <w:sz w:val="24"/>
          <w:szCs w:val="24"/>
        </w:rPr>
        <w:tab/>
      </w:r>
      <w:r>
        <w:rPr>
          <w:rFonts w:ascii="Times Roman" w:hAnsi="Times Roman"/>
          <w:color w:val="333333"/>
          <w:sz w:val="24"/>
          <w:szCs w:val="24"/>
        </w:rPr>
        <w:tab/>
      </w:r>
      <w:r w:rsidR="001377B5" w:rsidRPr="00951CAE">
        <w:rPr>
          <w:rFonts w:ascii="Times Roman" w:hAnsi="Times Roman"/>
          <w:color w:val="333333"/>
          <w:sz w:val="24"/>
          <w:szCs w:val="24"/>
        </w:rPr>
        <w:t>Date</w:t>
      </w:r>
      <w:r>
        <w:rPr>
          <w:rFonts w:ascii="Times Roman" w:hAnsi="Times Roman"/>
          <w:color w:val="333333"/>
          <w:sz w:val="24"/>
          <w:szCs w:val="24"/>
        </w:rPr>
        <w:t xml:space="preserve">: </w:t>
      </w:r>
    </w:p>
    <w:p w14:paraId="37A096B8" w14:textId="16422FB3" w:rsidR="001377B5" w:rsidRPr="00951CAE" w:rsidRDefault="00DF663A" w:rsidP="00245378">
      <w:pPr>
        <w:pStyle w:val="NormalWeb"/>
        <w:shd w:val="clear" w:color="auto" w:fill="FFFFFF"/>
        <w:spacing w:before="0" w:beforeAutospacing="0" w:after="225" w:afterAutospacing="0"/>
        <w:rPr>
          <w:rFonts w:ascii="Times Roman" w:hAnsi="Times Roman"/>
          <w:color w:val="333333"/>
          <w:sz w:val="24"/>
          <w:szCs w:val="24"/>
        </w:rPr>
      </w:pPr>
      <w:r>
        <w:rPr>
          <w:rFonts w:ascii="Times Roman" w:hAnsi="Times Roman"/>
          <w:color w:val="333333"/>
          <w:sz w:val="24"/>
          <w:szCs w:val="24"/>
        </w:rPr>
        <w:t xml:space="preserve"> </w:t>
      </w:r>
      <w:r w:rsidR="00114A96">
        <w:rPr>
          <w:rFonts w:ascii="Times Roman" w:hAnsi="Times Roman"/>
          <w:color w:val="333333"/>
          <w:sz w:val="24"/>
          <w:szCs w:val="24"/>
        </w:rPr>
        <w:t>_</w:t>
      </w:r>
      <w:r w:rsidR="00C1487D">
        <w:rPr>
          <w:rFonts w:ascii="Times Roman" w:hAnsi="Times Roman"/>
          <w:color w:val="333333"/>
          <w:sz w:val="24"/>
          <w:szCs w:val="24"/>
        </w:rPr>
        <w:t>________</w:t>
      </w:r>
      <w:r w:rsidR="00114A96">
        <w:rPr>
          <w:rFonts w:ascii="Times Roman" w:hAnsi="Times Roman"/>
          <w:color w:val="333333"/>
          <w:sz w:val="24"/>
          <w:szCs w:val="24"/>
        </w:rPr>
        <w:t>______________</w:t>
      </w:r>
      <w:r w:rsidR="00245378" w:rsidRPr="00951CAE">
        <w:rPr>
          <w:rFonts w:ascii="Times Roman" w:hAnsi="Times Roman"/>
          <w:color w:val="333333"/>
          <w:sz w:val="24"/>
          <w:szCs w:val="24"/>
        </w:rPr>
        <w:t xml:space="preserve">, </w:t>
      </w:r>
      <w:r w:rsidR="00C1487D">
        <w:rPr>
          <w:rFonts w:ascii="Times Roman" w:hAnsi="Times Roman"/>
          <w:color w:val="333333"/>
          <w:sz w:val="24"/>
          <w:szCs w:val="24"/>
        </w:rPr>
        <w:t>______________ (Title)</w:t>
      </w:r>
    </w:p>
    <w:p w14:paraId="26C2F46D" w14:textId="77777777" w:rsidR="001377B5" w:rsidRPr="00951CAE" w:rsidRDefault="001377B5">
      <w:pPr>
        <w:rPr>
          <w:rFonts w:ascii="Times Roman" w:hAnsi="Times Roman" w:cs="Times New Roman"/>
          <w:color w:val="333333"/>
        </w:rPr>
      </w:pPr>
      <w:r w:rsidRPr="00951CAE">
        <w:rPr>
          <w:rFonts w:ascii="Times Roman" w:hAnsi="Times Roman"/>
          <w:color w:val="333333"/>
        </w:rPr>
        <w:br w:type="page"/>
      </w:r>
    </w:p>
    <w:p w14:paraId="2027BC70" w14:textId="77777777" w:rsidR="00935930" w:rsidRPr="00951CAE" w:rsidRDefault="00935930" w:rsidP="00935930">
      <w:pPr>
        <w:pStyle w:val="NormalWeb"/>
        <w:shd w:val="clear" w:color="auto" w:fill="FFFFFF"/>
        <w:spacing w:before="0" w:beforeAutospacing="0" w:after="225" w:afterAutospacing="0"/>
        <w:jc w:val="center"/>
        <w:rPr>
          <w:rFonts w:ascii="Times Roman" w:hAnsi="Times Roman"/>
          <w:color w:val="333333"/>
          <w:sz w:val="24"/>
          <w:szCs w:val="24"/>
        </w:rPr>
      </w:pPr>
      <w:r w:rsidRPr="00951CAE">
        <w:rPr>
          <w:rFonts w:ascii="Times Roman" w:hAnsi="Times Roman"/>
          <w:color w:val="333333"/>
          <w:sz w:val="24"/>
          <w:szCs w:val="24"/>
        </w:rPr>
        <w:lastRenderedPageBreak/>
        <w:t>APPENDIX A</w:t>
      </w:r>
    </w:p>
    <w:p w14:paraId="2F74C910" w14:textId="25B94E9B" w:rsidR="0084505A"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del w:id="197" w:author="Shane McCall" w:date="2020-02-12T14:53:00Z">
        <w:r w:rsidRPr="00951CAE" w:rsidDel="00EA0AF2">
          <w:rPr>
            <w:rFonts w:ascii="Times Roman" w:hAnsi="Times Roman"/>
            <w:color w:val="333333"/>
            <w:sz w:val="24"/>
            <w:szCs w:val="24"/>
          </w:rPr>
          <w:delText>           </w:delText>
        </w:r>
        <w:r w:rsidRPr="00951CAE" w:rsidDel="009E2E90">
          <w:rPr>
            <w:rFonts w:ascii="Times Roman" w:hAnsi="Times Roman"/>
            <w:color w:val="333333"/>
            <w:sz w:val="24"/>
            <w:szCs w:val="24"/>
          </w:rPr>
          <w:delText xml:space="preserve">  </w:delText>
        </w:r>
      </w:del>
      <w:r w:rsidRPr="00951CAE">
        <w:rPr>
          <w:rFonts w:ascii="Times Roman" w:hAnsi="Times Roman"/>
          <w:color w:val="333333"/>
          <w:sz w:val="24"/>
          <w:szCs w:val="24"/>
        </w:rPr>
        <w:t xml:space="preserve">Consultant will assist </w:t>
      </w:r>
      <w:r w:rsidR="00C40B22">
        <w:rPr>
          <w:rFonts w:ascii="Times Roman" w:hAnsi="Times Roman"/>
          <w:color w:val="333333"/>
          <w:sz w:val="24"/>
          <w:szCs w:val="24"/>
        </w:rPr>
        <w:t>Client</w:t>
      </w:r>
      <w:r w:rsidRPr="00951CAE">
        <w:rPr>
          <w:rFonts w:ascii="Times Roman" w:hAnsi="Times Roman"/>
          <w:color w:val="333333"/>
          <w:sz w:val="24"/>
          <w:szCs w:val="24"/>
        </w:rPr>
        <w:t xml:space="preserve"> in the </w:t>
      </w:r>
      <w:del w:id="198" w:author="Shane McCall" w:date="2020-02-12T15:48:00Z">
        <w:r w:rsidRPr="00951CAE" w:rsidDel="00E8176E">
          <w:rPr>
            <w:rFonts w:ascii="Times Roman" w:hAnsi="Times Roman"/>
            <w:color w:val="333333"/>
            <w:sz w:val="24"/>
            <w:szCs w:val="24"/>
          </w:rPr>
          <w:delText xml:space="preserve">procurement </w:delText>
        </w:r>
      </w:del>
      <w:ins w:id="199" w:author="Shane McCall" w:date="2020-02-12T15:48:00Z">
        <w:r w:rsidR="00E8176E">
          <w:rPr>
            <w:rFonts w:ascii="Times Roman" w:hAnsi="Times Roman"/>
            <w:color w:val="333333"/>
            <w:sz w:val="24"/>
            <w:szCs w:val="24"/>
          </w:rPr>
          <w:t xml:space="preserve">pursuit </w:t>
        </w:r>
      </w:ins>
      <w:r w:rsidR="0084505A" w:rsidRPr="00951CAE">
        <w:rPr>
          <w:rFonts w:ascii="Times Roman" w:hAnsi="Times Roman"/>
          <w:color w:val="333333"/>
          <w:sz w:val="24"/>
          <w:szCs w:val="24"/>
        </w:rPr>
        <w:t>of United States federal contracts</w:t>
      </w:r>
      <w:r w:rsidRPr="00951CAE">
        <w:rPr>
          <w:rFonts w:ascii="Times Roman" w:hAnsi="Times Roman"/>
          <w:color w:val="333333"/>
          <w:sz w:val="24"/>
          <w:szCs w:val="24"/>
        </w:rPr>
        <w:t xml:space="preserve">, including </w:t>
      </w:r>
      <w:r w:rsidR="0084505A" w:rsidRPr="00951CAE">
        <w:rPr>
          <w:rFonts w:ascii="Times Roman" w:hAnsi="Times Roman"/>
          <w:color w:val="333333"/>
          <w:sz w:val="24"/>
          <w:szCs w:val="24"/>
        </w:rPr>
        <w:t xml:space="preserve">adhering to </w:t>
      </w:r>
      <w:r w:rsidRPr="00951CAE">
        <w:rPr>
          <w:rFonts w:ascii="Times Roman" w:hAnsi="Times Roman"/>
          <w:color w:val="333333"/>
          <w:sz w:val="24"/>
          <w:szCs w:val="24"/>
        </w:rPr>
        <w:t>the requir</w:t>
      </w:r>
      <w:r w:rsidR="0084505A" w:rsidRPr="00951CAE">
        <w:rPr>
          <w:rFonts w:ascii="Times Roman" w:hAnsi="Times Roman"/>
          <w:color w:val="333333"/>
          <w:sz w:val="24"/>
          <w:szCs w:val="24"/>
        </w:rPr>
        <w:t>ements, specifications, marketing, research and preparation of bids, proposals, negotiations used in an effort to facilitate contract</w:t>
      </w:r>
      <w:r w:rsidR="009721A3">
        <w:rPr>
          <w:rFonts w:ascii="Times Roman" w:hAnsi="Times Roman"/>
          <w:color w:val="333333"/>
          <w:sz w:val="24"/>
          <w:szCs w:val="24"/>
        </w:rPr>
        <w:t>s</w:t>
      </w:r>
      <w:ins w:id="200" w:author="Shane McCall" w:date="2020-02-12T15:55:00Z">
        <w:r w:rsidR="004B0B2B">
          <w:rPr>
            <w:rFonts w:ascii="Times Roman" w:hAnsi="Times Roman"/>
            <w:color w:val="333333"/>
            <w:sz w:val="24"/>
            <w:szCs w:val="24"/>
          </w:rPr>
          <w:t xml:space="preserve">. This assistance is </w:t>
        </w:r>
      </w:ins>
      <w:ins w:id="201" w:author="Shane McCall" w:date="2020-02-12T15:47:00Z">
        <w:r w:rsidR="00410B27">
          <w:rPr>
            <w:rFonts w:ascii="Times Roman" w:hAnsi="Times Roman"/>
            <w:color w:val="333333"/>
            <w:sz w:val="24"/>
            <w:szCs w:val="24"/>
          </w:rPr>
          <w:t xml:space="preserve">based on </w:t>
        </w:r>
        <w:r w:rsidR="00AA750F">
          <w:rPr>
            <w:rFonts w:ascii="Times Roman" w:hAnsi="Times Roman"/>
            <w:color w:val="333333"/>
            <w:sz w:val="24"/>
            <w:szCs w:val="24"/>
          </w:rPr>
          <w:t xml:space="preserve">Consultant’s </w:t>
        </w:r>
      </w:ins>
      <w:ins w:id="202" w:author="Shane McCall" w:date="2020-02-12T15:48:00Z">
        <w:r w:rsidR="00085B92">
          <w:rPr>
            <w:rFonts w:ascii="Times Roman" w:hAnsi="Times Roman"/>
            <w:color w:val="333333"/>
            <w:sz w:val="24"/>
            <w:szCs w:val="24"/>
          </w:rPr>
          <w:t xml:space="preserve">established history in assisting entities in </w:t>
        </w:r>
        <w:r w:rsidR="005C3500">
          <w:rPr>
            <w:rFonts w:ascii="Times Roman" w:hAnsi="Times Roman"/>
            <w:color w:val="333333"/>
            <w:sz w:val="24"/>
            <w:szCs w:val="24"/>
          </w:rPr>
          <w:t>competing for United States federal contracts</w:t>
        </w:r>
      </w:ins>
      <w:ins w:id="203" w:author="Shane McCall" w:date="2020-02-12T15:49:00Z">
        <w:r w:rsidR="00DB7CB3">
          <w:rPr>
            <w:rFonts w:ascii="Times Roman" w:hAnsi="Times Roman"/>
            <w:color w:val="333333"/>
            <w:sz w:val="24"/>
            <w:szCs w:val="24"/>
          </w:rPr>
          <w:t xml:space="preserve"> and knowledge of the </w:t>
        </w:r>
        <w:r w:rsidR="00095178">
          <w:rPr>
            <w:rFonts w:ascii="Times Roman" w:hAnsi="Times Roman"/>
            <w:color w:val="333333"/>
            <w:sz w:val="24"/>
            <w:szCs w:val="24"/>
          </w:rPr>
          <w:t xml:space="preserve">products and services that Client seeks to sell to the </w:t>
        </w:r>
      </w:ins>
      <w:ins w:id="204" w:author="Shane McCall" w:date="2020-02-13T12:14:00Z">
        <w:r w:rsidR="00171954">
          <w:rPr>
            <w:rFonts w:ascii="Times Roman" w:hAnsi="Times Roman"/>
            <w:color w:val="333333"/>
            <w:sz w:val="24"/>
            <w:szCs w:val="24"/>
          </w:rPr>
          <w:t>Government</w:t>
        </w:r>
      </w:ins>
      <w:r w:rsidR="0084505A" w:rsidRPr="00951CAE">
        <w:rPr>
          <w:rFonts w:ascii="Times Roman" w:hAnsi="Times Roman"/>
          <w:color w:val="333333"/>
          <w:sz w:val="24"/>
          <w:szCs w:val="24"/>
        </w:rPr>
        <w:t xml:space="preserve">. </w:t>
      </w:r>
      <w:ins w:id="205" w:author="Shane McCall" w:date="2020-02-12T15:55:00Z">
        <w:del w:id="206" w:author="Matthew Schoonover" w:date="2020-02-18T13:20:00Z">
          <w:r w:rsidR="004B0B2B" w:rsidDel="00B066AF">
            <w:rPr>
              <w:rFonts w:ascii="Times Roman" w:hAnsi="Times Roman"/>
              <w:color w:val="333333"/>
              <w:sz w:val="24"/>
              <w:szCs w:val="24"/>
            </w:rPr>
            <w:delText>Client</w:delText>
          </w:r>
        </w:del>
      </w:ins>
      <w:ins w:id="207" w:author="Shane McCall" w:date="2020-02-12T15:56:00Z">
        <w:del w:id="208" w:author="Matthew Schoonover" w:date="2020-02-18T13:20:00Z">
          <w:r w:rsidR="003D051F" w:rsidDel="00B066AF">
            <w:rPr>
              <w:rFonts w:ascii="Times Roman" w:hAnsi="Times Roman"/>
              <w:color w:val="333333"/>
              <w:sz w:val="24"/>
              <w:szCs w:val="24"/>
            </w:rPr>
            <w:delText xml:space="preserve">’s assistance is limited to </w:delText>
          </w:r>
          <w:r w:rsidR="00AE679D" w:rsidDel="00B066AF">
            <w:rPr>
              <w:rFonts w:ascii="Times Roman" w:hAnsi="Times Roman"/>
              <w:color w:val="333333"/>
              <w:sz w:val="24"/>
              <w:szCs w:val="24"/>
            </w:rPr>
            <w:delText xml:space="preserve">enhancing Consultant’s ability to meet </w:delText>
          </w:r>
        </w:del>
      </w:ins>
    </w:p>
    <w:p w14:paraId="2E524361" w14:textId="74B6691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Deliverables will consist of </w:t>
      </w:r>
      <w:r w:rsidR="0084505A" w:rsidRPr="00951CAE">
        <w:rPr>
          <w:rFonts w:ascii="Times Roman" w:hAnsi="Times Roman"/>
          <w:color w:val="333333"/>
          <w:sz w:val="24"/>
          <w:szCs w:val="24"/>
        </w:rPr>
        <w:t xml:space="preserve">client research, marketing, </w:t>
      </w:r>
      <w:r w:rsidRPr="00951CAE">
        <w:rPr>
          <w:rFonts w:ascii="Times Roman" w:hAnsi="Times Roman"/>
          <w:color w:val="333333"/>
          <w:sz w:val="24"/>
          <w:szCs w:val="24"/>
        </w:rPr>
        <w:t xml:space="preserve">findings and recommendations, delivered in a timely manner and in a </w:t>
      </w:r>
      <w:r w:rsidR="00057887" w:rsidRPr="00951CAE">
        <w:rPr>
          <w:rFonts w:ascii="Times Roman" w:hAnsi="Times Roman"/>
          <w:color w:val="333333"/>
          <w:sz w:val="24"/>
          <w:szCs w:val="24"/>
        </w:rPr>
        <w:t xml:space="preserve">uniform </w:t>
      </w:r>
      <w:r w:rsidRPr="00951CAE">
        <w:rPr>
          <w:rFonts w:ascii="Times Roman" w:hAnsi="Times Roman"/>
          <w:color w:val="333333"/>
          <w:sz w:val="24"/>
          <w:szCs w:val="24"/>
        </w:rPr>
        <w:t xml:space="preserve">format. Consultant shall also assist in preparing </w:t>
      </w:r>
      <w:r w:rsidR="0084505A" w:rsidRPr="00951CAE">
        <w:rPr>
          <w:rFonts w:ascii="Times Roman" w:hAnsi="Times Roman"/>
          <w:color w:val="333333"/>
          <w:sz w:val="24"/>
          <w:szCs w:val="24"/>
        </w:rPr>
        <w:t xml:space="preserve">technical proposals adhering to </w:t>
      </w:r>
      <w:r w:rsidRPr="00951CAE">
        <w:rPr>
          <w:rFonts w:ascii="Times Roman" w:hAnsi="Times Roman"/>
          <w:color w:val="333333"/>
          <w:sz w:val="24"/>
          <w:szCs w:val="24"/>
        </w:rPr>
        <w:t xml:space="preserve">specifications for </w:t>
      </w:r>
      <w:r w:rsidR="0084505A" w:rsidRPr="00951CAE">
        <w:rPr>
          <w:rFonts w:ascii="Times Roman" w:hAnsi="Times Roman"/>
          <w:color w:val="333333"/>
          <w:sz w:val="24"/>
          <w:szCs w:val="24"/>
        </w:rPr>
        <w:t xml:space="preserve">Sources Sought, </w:t>
      </w:r>
      <w:r w:rsidRPr="00951CAE">
        <w:rPr>
          <w:rFonts w:ascii="Times Roman" w:hAnsi="Times Roman"/>
          <w:color w:val="333333"/>
          <w:sz w:val="24"/>
          <w:szCs w:val="24"/>
        </w:rPr>
        <w:t>R</w:t>
      </w:r>
      <w:r w:rsidR="00C303A7">
        <w:rPr>
          <w:rFonts w:ascii="Times Roman" w:hAnsi="Times Roman"/>
          <w:color w:val="333333"/>
          <w:sz w:val="24"/>
          <w:szCs w:val="24"/>
        </w:rPr>
        <w:t xml:space="preserve">equest </w:t>
      </w:r>
      <w:proofErr w:type="gramStart"/>
      <w:r w:rsidRPr="00951CAE">
        <w:rPr>
          <w:rFonts w:ascii="Times Roman" w:hAnsi="Times Roman"/>
          <w:color w:val="333333"/>
          <w:sz w:val="24"/>
          <w:szCs w:val="24"/>
        </w:rPr>
        <w:t>F</w:t>
      </w:r>
      <w:r w:rsidR="00C303A7">
        <w:rPr>
          <w:rFonts w:ascii="Times Roman" w:hAnsi="Times Roman"/>
          <w:color w:val="333333"/>
          <w:sz w:val="24"/>
          <w:szCs w:val="24"/>
        </w:rPr>
        <w:t>or</w:t>
      </w:r>
      <w:proofErr w:type="gramEnd"/>
      <w:r w:rsidR="00C303A7">
        <w:rPr>
          <w:rFonts w:ascii="Times Roman" w:hAnsi="Times Roman"/>
          <w:color w:val="333333"/>
          <w:sz w:val="24"/>
          <w:szCs w:val="24"/>
        </w:rPr>
        <w:t xml:space="preserve"> </w:t>
      </w:r>
      <w:r w:rsidRPr="00951CAE">
        <w:rPr>
          <w:rFonts w:ascii="Times Roman" w:hAnsi="Times Roman"/>
          <w:color w:val="333333"/>
          <w:sz w:val="24"/>
          <w:szCs w:val="24"/>
        </w:rPr>
        <w:t>P</w:t>
      </w:r>
      <w:r w:rsidR="00C303A7">
        <w:rPr>
          <w:rFonts w:ascii="Times Roman" w:hAnsi="Times Roman"/>
          <w:color w:val="333333"/>
          <w:sz w:val="24"/>
          <w:szCs w:val="24"/>
        </w:rPr>
        <w:t>roposal</w:t>
      </w:r>
      <w:r w:rsidRPr="00951CAE">
        <w:rPr>
          <w:rFonts w:ascii="Times Roman" w:hAnsi="Times Roman"/>
          <w:color w:val="333333"/>
          <w:sz w:val="24"/>
          <w:szCs w:val="24"/>
        </w:rPr>
        <w:t>s</w:t>
      </w:r>
      <w:r w:rsidR="009F09DD">
        <w:rPr>
          <w:rFonts w:ascii="Times Roman" w:hAnsi="Times Roman"/>
          <w:color w:val="333333"/>
          <w:sz w:val="24"/>
          <w:szCs w:val="24"/>
        </w:rPr>
        <w:t xml:space="preserve"> (RFPs)</w:t>
      </w:r>
      <w:r w:rsidRPr="00951CAE">
        <w:rPr>
          <w:rFonts w:ascii="Times Roman" w:hAnsi="Times Roman"/>
          <w:color w:val="333333"/>
          <w:sz w:val="24"/>
          <w:szCs w:val="24"/>
        </w:rPr>
        <w:t xml:space="preserve"> and similar documents.</w:t>
      </w:r>
    </w:p>
    <w:p w14:paraId="24EFAE8A" w14:textId="3FFCD04E" w:rsidR="006B464A" w:rsidRPr="00951CAE" w:rsidRDefault="009313E2" w:rsidP="006B464A">
      <w:pPr>
        <w:pStyle w:val="NormalWeb"/>
        <w:shd w:val="clear" w:color="auto" w:fill="FFFFFF"/>
        <w:spacing w:before="0" w:beforeAutospacing="0" w:after="0" w:afterAutospacing="0"/>
        <w:rPr>
          <w:rFonts w:ascii="Times Roman" w:hAnsi="Times Roman"/>
          <w:color w:val="333333"/>
          <w:sz w:val="24"/>
          <w:szCs w:val="24"/>
        </w:rPr>
      </w:pPr>
      <w:r>
        <w:rPr>
          <w:rFonts w:ascii="Times Roman" w:hAnsi="Times Roman"/>
          <w:color w:val="333333"/>
          <w:sz w:val="24"/>
          <w:szCs w:val="24"/>
        </w:rPr>
        <w:t>E</w:t>
      </w:r>
      <w:r w:rsidR="006B464A" w:rsidRPr="00951CAE">
        <w:rPr>
          <w:rFonts w:ascii="Times Roman" w:hAnsi="Times Roman"/>
          <w:color w:val="333333"/>
          <w:sz w:val="24"/>
          <w:szCs w:val="24"/>
        </w:rPr>
        <w:t xml:space="preserve">xpectations of </w:t>
      </w:r>
      <w:commentRangeStart w:id="209"/>
      <w:del w:id="210" w:author="Shane McCall" w:date="2020-02-12T14:44:00Z">
        <w:r w:rsidR="006B464A" w:rsidRPr="00951CAE" w:rsidDel="008500EC">
          <w:rPr>
            <w:rFonts w:ascii="Times Roman" w:hAnsi="Times Roman"/>
            <w:color w:val="333333"/>
            <w:sz w:val="24"/>
            <w:szCs w:val="24"/>
          </w:rPr>
          <w:delText>Owner</w:delText>
        </w:r>
        <w:r w:rsidDel="008500EC">
          <w:rPr>
            <w:rFonts w:ascii="Times Roman" w:hAnsi="Times Roman"/>
            <w:color w:val="333333"/>
            <w:sz w:val="24"/>
            <w:szCs w:val="24"/>
          </w:rPr>
          <w:delText xml:space="preserve"> </w:delText>
        </w:r>
      </w:del>
      <w:ins w:id="211" w:author="Shane McCall" w:date="2020-02-12T14:44:00Z">
        <w:r w:rsidR="008500EC">
          <w:rPr>
            <w:rFonts w:ascii="Times Roman" w:hAnsi="Times Roman"/>
            <w:color w:val="333333"/>
            <w:sz w:val="24"/>
            <w:szCs w:val="24"/>
          </w:rPr>
          <w:t>Client</w:t>
        </w:r>
        <w:commentRangeEnd w:id="209"/>
        <w:r w:rsidR="008500EC">
          <w:rPr>
            <w:rStyle w:val="CommentReference"/>
            <w:rFonts w:asciiTheme="minorHAnsi" w:hAnsiTheme="minorHAnsi" w:cstheme="minorBidi"/>
          </w:rPr>
          <w:commentReference w:id="209"/>
        </w:r>
        <w:r w:rsidR="008500EC">
          <w:rPr>
            <w:rFonts w:ascii="Times Roman" w:hAnsi="Times Roman"/>
            <w:color w:val="333333"/>
            <w:sz w:val="24"/>
            <w:szCs w:val="24"/>
          </w:rPr>
          <w:t xml:space="preserve"> </w:t>
        </w:r>
      </w:ins>
      <w:r>
        <w:rPr>
          <w:rFonts w:ascii="Times Roman" w:hAnsi="Times Roman"/>
          <w:color w:val="333333"/>
          <w:sz w:val="24"/>
          <w:szCs w:val="24"/>
        </w:rPr>
        <w:t xml:space="preserve">to do the following: </w:t>
      </w:r>
    </w:p>
    <w:p w14:paraId="1A07B6DB" w14:textId="6315E9F6"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 xml:space="preserve">Attend all required meetings with </w:t>
      </w:r>
      <w:ins w:id="212" w:author="Shane McCall" w:date="2020-02-13T12:14:00Z">
        <w:r w:rsidR="00171954">
          <w:rPr>
            <w:rFonts w:ascii="Times Roman" w:hAnsi="Times Roman"/>
            <w:color w:val="333333"/>
            <w:sz w:val="24"/>
            <w:szCs w:val="24"/>
          </w:rPr>
          <w:t>Government</w:t>
        </w:r>
      </w:ins>
      <w:del w:id="213" w:author="Shane McCall" w:date="2020-02-13T12:14:00Z">
        <w:r w:rsidRPr="00951CAE" w:rsidDel="00171954">
          <w:rPr>
            <w:rFonts w:ascii="Times Roman" w:hAnsi="Times Roman"/>
            <w:color w:val="333333"/>
            <w:sz w:val="24"/>
            <w:szCs w:val="24"/>
          </w:rPr>
          <w:delText>government</w:delText>
        </w:r>
      </w:del>
      <w:r w:rsidRPr="00951CAE">
        <w:rPr>
          <w:rFonts w:ascii="Times Roman" w:hAnsi="Times Roman"/>
          <w:color w:val="333333"/>
          <w:sz w:val="24"/>
          <w:szCs w:val="24"/>
        </w:rPr>
        <w:t xml:space="preserve"> officials </w:t>
      </w:r>
    </w:p>
    <w:p w14:paraId="34FEB76A" w14:textId="02AF32BE"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Attend or send representative to ALL events (directly related to a specific contract</w:t>
      </w:r>
    </w:p>
    <w:p w14:paraId="2ACF3EC4" w14:textId="12B8B76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bid at a minimum 75% of projects that we deem critical to achieving revenue goals (i</w:t>
      </w:r>
      <w:ins w:id="214" w:author="Shane McCall" w:date="2020-02-13T10:52:00Z">
        <w:r w:rsidR="00D16B13">
          <w:rPr>
            <w:rFonts w:ascii="Times Roman" w:hAnsi="Times Roman"/>
            <w:color w:val="333333"/>
            <w:sz w:val="24"/>
            <w:szCs w:val="24"/>
          </w:rPr>
          <w:t>.</w:t>
        </w:r>
      </w:ins>
      <w:r w:rsidRPr="00951CAE">
        <w:rPr>
          <w:rFonts w:ascii="Times Roman" w:hAnsi="Times Roman"/>
          <w:color w:val="333333"/>
          <w:sz w:val="24"/>
          <w:szCs w:val="24"/>
        </w:rPr>
        <w:t>e. show proof that we can bid open market)</w:t>
      </w:r>
    </w:p>
    <w:p w14:paraId="6BA7B633" w14:textId="5831D15F"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provide all the information needed to facilitate bid package in a timely manner </w:t>
      </w:r>
    </w:p>
    <w:p w14:paraId="1C05A9EE" w14:textId="5EEF823E"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send representative to any site visit </w:t>
      </w:r>
      <w:r w:rsidR="00F27B62">
        <w:rPr>
          <w:rFonts w:ascii="Times Roman" w:hAnsi="Times Roman"/>
          <w:color w:val="333333"/>
          <w:sz w:val="24"/>
          <w:szCs w:val="24"/>
        </w:rPr>
        <w:t>(if applicable)</w:t>
      </w:r>
    </w:p>
    <w:p w14:paraId="6735CD38" w14:textId="2C29A973" w:rsidR="00DA0ACD" w:rsidRPr="00DA0ACD" w:rsidRDefault="00DA0ACD" w:rsidP="00DA0ACD">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 xml:space="preserve">Agree to </w:t>
      </w:r>
      <w:r>
        <w:rPr>
          <w:rFonts w:ascii="Times Roman" w:hAnsi="Times Roman"/>
          <w:color w:val="333333"/>
          <w:sz w:val="24"/>
          <w:szCs w:val="24"/>
        </w:rPr>
        <w:t>create</w:t>
      </w:r>
      <w:r w:rsidRPr="00951CAE">
        <w:rPr>
          <w:rFonts w:ascii="Times Roman" w:hAnsi="Times Roman"/>
          <w:color w:val="333333"/>
          <w:sz w:val="24"/>
          <w:szCs w:val="24"/>
        </w:rPr>
        <w:t xml:space="preserve"> </w:t>
      </w:r>
      <w:ins w:id="215" w:author="Shane McCall" w:date="2020-02-13T12:14:00Z">
        <w:r w:rsidR="00171954">
          <w:rPr>
            <w:rFonts w:ascii="Times Roman" w:hAnsi="Times Roman"/>
            <w:color w:val="333333"/>
            <w:sz w:val="24"/>
            <w:szCs w:val="24"/>
          </w:rPr>
          <w:t>Government</w:t>
        </w:r>
      </w:ins>
      <w:del w:id="216" w:author="Shane McCall" w:date="2020-02-13T12:14:00Z">
        <w:r w:rsidRPr="00951CAE" w:rsidDel="00171954">
          <w:rPr>
            <w:rFonts w:ascii="Times Roman" w:hAnsi="Times Roman"/>
            <w:color w:val="333333"/>
            <w:sz w:val="24"/>
            <w:szCs w:val="24"/>
          </w:rPr>
          <w:delText>government</w:delText>
        </w:r>
      </w:del>
      <w:r w:rsidRPr="00951CAE">
        <w:rPr>
          <w:rFonts w:ascii="Times Roman" w:hAnsi="Times Roman"/>
          <w:color w:val="333333"/>
          <w:sz w:val="24"/>
          <w:szCs w:val="24"/>
        </w:rPr>
        <w:t xml:space="preserve"> marketing materials (</w:t>
      </w:r>
      <w:del w:id="217" w:author="Shane McCall" w:date="2020-02-13T10:52:00Z">
        <w:r w:rsidRPr="00951CAE" w:rsidDel="00D16B13">
          <w:rPr>
            <w:rFonts w:ascii="Times Roman" w:hAnsi="Times Roman"/>
            <w:color w:val="333333"/>
            <w:sz w:val="24"/>
            <w:szCs w:val="24"/>
          </w:rPr>
          <w:delText>ie</w:delText>
        </w:r>
      </w:del>
      <w:ins w:id="218" w:author="Shane McCall" w:date="2020-02-13T10:52:00Z">
        <w:r w:rsidR="00D16B13" w:rsidRPr="00951CAE">
          <w:rPr>
            <w:rFonts w:ascii="Times Roman" w:hAnsi="Times Roman"/>
            <w:color w:val="333333"/>
            <w:sz w:val="24"/>
            <w:szCs w:val="24"/>
          </w:rPr>
          <w:t>i.e.</w:t>
        </w:r>
      </w:ins>
      <w:r w:rsidRPr="00951CAE">
        <w:rPr>
          <w:rFonts w:ascii="Times Roman" w:hAnsi="Times Roman"/>
          <w:color w:val="333333"/>
          <w:sz w:val="24"/>
          <w:szCs w:val="24"/>
        </w:rPr>
        <w:t>. SAM profile, Cap Statement, Website, etc.)</w:t>
      </w:r>
    </w:p>
    <w:p w14:paraId="2054DC6A" w14:textId="3F3EF526" w:rsidR="006B464A"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making recommended changes</w:t>
      </w:r>
      <w:r w:rsidR="00DA0ACD">
        <w:rPr>
          <w:rFonts w:ascii="Times Roman" w:hAnsi="Times Roman"/>
          <w:color w:val="333333"/>
          <w:sz w:val="24"/>
          <w:szCs w:val="24"/>
        </w:rPr>
        <w:t xml:space="preserve"> (if applicable)</w:t>
      </w:r>
      <w:r w:rsidRPr="00951CAE">
        <w:rPr>
          <w:rFonts w:ascii="Times Roman" w:hAnsi="Times Roman"/>
          <w:color w:val="333333"/>
          <w:sz w:val="24"/>
          <w:szCs w:val="24"/>
        </w:rPr>
        <w:t xml:space="preserve"> to </w:t>
      </w:r>
      <w:ins w:id="219" w:author="Shane McCall" w:date="2020-02-13T12:14:00Z">
        <w:r w:rsidR="00171954">
          <w:rPr>
            <w:rFonts w:ascii="Times Roman" w:hAnsi="Times Roman"/>
            <w:color w:val="333333"/>
            <w:sz w:val="24"/>
            <w:szCs w:val="24"/>
          </w:rPr>
          <w:t>Government</w:t>
        </w:r>
        <w:r w:rsidR="00171954" w:rsidRPr="00951CAE" w:rsidDel="00171954">
          <w:rPr>
            <w:rFonts w:ascii="Times Roman" w:hAnsi="Times Roman"/>
            <w:color w:val="333333"/>
            <w:sz w:val="24"/>
            <w:szCs w:val="24"/>
          </w:rPr>
          <w:t xml:space="preserve"> </w:t>
        </w:r>
      </w:ins>
      <w:del w:id="220" w:author="Shane McCall" w:date="2020-02-13T12:14:00Z">
        <w:r w:rsidRPr="00951CAE" w:rsidDel="00171954">
          <w:rPr>
            <w:rFonts w:ascii="Times Roman" w:hAnsi="Times Roman"/>
            <w:color w:val="333333"/>
            <w:sz w:val="24"/>
            <w:szCs w:val="24"/>
          </w:rPr>
          <w:delText xml:space="preserve">government </w:delText>
        </w:r>
      </w:del>
      <w:r w:rsidRPr="00951CAE">
        <w:rPr>
          <w:rFonts w:ascii="Times Roman" w:hAnsi="Times Roman"/>
          <w:color w:val="333333"/>
          <w:sz w:val="24"/>
          <w:szCs w:val="24"/>
        </w:rPr>
        <w:t>marketing materials (</w:t>
      </w:r>
      <w:del w:id="221" w:author="Shane McCall" w:date="2020-02-13T10:52:00Z">
        <w:r w:rsidRPr="00951CAE" w:rsidDel="00D16B13">
          <w:rPr>
            <w:rFonts w:ascii="Times Roman" w:hAnsi="Times Roman"/>
            <w:color w:val="333333"/>
            <w:sz w:val="24"/>
            <w:szCs w:val="24"/>
          </w:rPr>
          <w:delText>ie</w:delText>
        </w:r>
      </w:del>
      <w:ins w:id="222" w:author="Shane McCall" w:date="2020-02-13T10:52:00Z">
        <w:r w:rsidR="00D16B13" w:rsidRPr="00951CAE">
          <w:rPr>
            <w:rFonts w:ascii="Times Roman" w:hAnsi="Times Roman"/>
            <w:color w:val="333333"/>
            <w:sz w:val="24"/>
            <w:szCs w:val="24"/>
          </w:rPr>
          <w:t>i.e.</w:t>
        </w:r>
      </w:ins>
      <w:r w:rsidRPr="00951CAE">
        <w:rPr>
          <w:rFonts w:ascii="Times Roman" w:hAnsi="Times Roman"/>
          <w:color w:val="333333"/>
          <w:sz w:val="24"/>
          <w:szCs w:val="24"/>
        </w:rPr>
        <w:t>. SAM profile, Cap Statement, Website, etc.)</w:t>
      </w:r>
    </w:p>
    <w:p w14:paraId="44E1E912" w14:textId="77777777" w:rsidR="0076499B" w:rsidRPr="00E66F96" w:rsidRDefault="0076499B" w:rsidP="0076499B">
      <w:pPr>
        <w:pStyle w:val="NormalWeb"/>
        <w:numPr>
          <w:ilvl w:val="0"/>
          <w:numId w:val="3"/>
        </w:numPr>
        <w:shd w:val="clear" w:color="auto" w:fill="FFFFFF"/>
        <w:spacing w:before="0" w:beforeAutospacing="0" w:after="0" w:afterAutospacing="0"/>
        <w:rPr>
          <w:rFonts w:ascii="Times Roman" w:hAnsi="Times Roman"/>
          <w:color w:val="333333"/>
          <w:sz w:val="24"/>
          <w:szCs w:val="24"/>
        </w:rPr>
      </w:pPr>
      <w:r>
        <w:rPr>
          <w:rFonts w:ascii="Times Roman" w:hAnsi="Times Roman"/>
          <w:color w:val="333333"/>
          <w:sz w:val="24"/>
          <w:szCs w:val="24"/>
        </w:rPr>
        <w:t>So</w:t>
      </w:r>
      <w:r w:rsidRPr="00E66F96">
        <w:rPr>
          <w:rFonts w:ascii="Times Roman" w:hAnsi="Times Roman"/>
          <w:color w:val="333333"/>
          <w:sz w:val="24"/>
          <w:szCs w:val="24"/>
        </w:rPr>
        <w:t>urce RFP's - and set up interviews for needed resource and to staff project</w:t>
      </w:r>
    </w:p>
    <w:p w14:paraId="186063D0" w14:textId="77777777" w:rsidR="0076499B" w:rsidRPr="00951CAE" w:rsidRDefault="0076499B" w:rsidP="0076499B">
      <w:pPr>
        <w:pStyle w:val="NormalWeb"/>
        <w:shd w:val="clear" w:color="auto" w:fill="FFFFFF"/>
        <w:spacing w:before="0" w:beforeAutospacing="0" w:after="0" w:afterAutospacing="0"/>
        <w:ind w:left="360"/>
        <w:rPr>
          <w:rFonts w:ascii="Times Roman" w:hAnsi="Times Roman"/>
          <w:color w:val="333333"/>
          <w:sz w:val="24"/>
          <w:szCs w:val="24"/>
        </w:rPr>
      </w:pPr>
    </w:p>
    <w:p w14:paraId="729896E3" w14:textId="77777777" w:rsidR="006B464A" w:rsidRPr="00951CAE" w:rsidRDefault="006B464A" w:rsidP="006B464A">
      <w:pPr>
        <w:pStyle w:val="NormalWeb"/>
        <w:shd w:val="clear" w:color="auto" w:fill="FFFFFF"/>
        <w:spacing w:before="0" w:beforeAutospacing="0" w:after="0" w:afterAutospacing="0"/>
        <w:rPr>
          <w:rFonts w:ascii="Times Roman" w:hAnsi="Times Roman"/>
          <w:color w:val="333333"/>
          <w:sz w:val="24"/>
          <w:szCs w:val="24"/>
        </w:rPr>
      </w:pPr>
    </w:p>
    <w:p w14:paraId="62E16E23" w14:textId="38C8CE79" w:rsidR="006B464A" w:rsidRPr="00951CAE" w:rsidRDefault="006B464A" w:rsidP="006B464A">
      <w:pPr>
        <w:pStyle w:val="NormalWeb"/>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Consultant </w:t>
      </w:r>
      <w:commentRangeStart w:id="223"/>
      <w:del w:id="224" w:author="Shane McCall" w:date="2020-02-12T15:34:00Z">
        <w:r w:rsidR="00057887" w:rsidRPr="00951CAE" w:rsidDel="00AE5E28">
          <w:rPr>
            <w:rFonts w:ascii="Times Roman" w:hAnsi="Times Roman"/>
            <w:color w:val="333333"/>
            <w:sz w:val="24"/>
            <w:szCs w:val="24"/>
          </w:rPr>
          <w:delText>duties</w:delText>
        </w:r>
      </w:del>
      <w:ins w:id="225" w:author="Shane McCall" w:date="2020-02-12T15:34:00Z">
        <w:r w:rsidR="00AE5E28">
          <w:rPr>
            <w:rFonts w:ascii="Times Roman" w:hAnsi="Times Roman"/>
            <w:color w:val="333333"/>
            <w:sz w:val="24"/>
            <w:szCs w:val="24"/>
          </w:rPr>
          <w:t>Services</w:t>
        </w:r>
        <w:commentRangeEnd w:id="223"/>
        <w:r w:rsidR="00AE5E28">
          <w:rPr>
            <w:rStyle w:val="CommentReference"/>
            <w:rFonts w:asciiTheme="minorHAnsi" w:hAnsiTheme="minorHAnsi" w:cstheme="minorBidi"/>
          </w:rPr>
          <w:commentReference w:id="223"/>
        </w:r>
      </w:ins>
      <w:r w:rsidR="00057887" w:rsidRPr="00951CAE">
        <w:rPr>
          <w:rFonts w:ascii="Times Roman" w:hAnsi="Times Roman"/>
          <w:color w:val="333333"/>
          <w:sz w:val="24"/>
          <w:szCs w:val="24"/>
        </w:rPr>
        <w:t xml:space="preserve">: </w:t>
      </w:r>
    </w:p>
    <w:p w14:paraId="12C67E51" w14:textId="79821E36" w:rsidR="008C2F05" w:rsidRDefault="008C2F05"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Pr>
          <w:rFonts w:ascii="Times Roman" w:hAnsi="Times Roman"/>
          <w:color w:val="333333"/>
          <w:sz w:val="24"/>
          <w:szCs w:val="24"/>
        </w:rPr>
        <w:t xml:space="preserve">Will assist in preparing the </w:t>
      </w:r>
      <w:r w:rsidR="00C40B22">
        <w:rPr>
          <w:rFonts w:ascii="Times Roman" w:hAnsi="Times Roman"/>
          <w:color w:val="333333"/>
          <w:sz w:val="24"/>
          <w:szCs w:val="24"/>
        </w:rPr>
        <w:t>Client</w:t>
      </w:r>
      <w:r>
        <w:rPr>
          <w:rFonts w:ascii="Times Roman" w:hAnsi="Times Roman"/>
          <w:color w:val="333333"/>
          <w:sz w:val="24"/>
          <w:szCs w:val="24"/>
        </w:rPr>
        <w:t xml:space="preserve"> to conduct business with the </w:t>
      </w:r>
      <w:ins w:id="226" w:author="Shane McCall" w:date="2020-02-13T12:15:00Z">
        <w:r w:rsidR="00171954">
          <w:rPr>
            <w:rFonts w:ascii="Times Roman" w:hAnsi="Times Roman"/>
            <w:color w:val="333333"/>
            <w:sz w:val="24"/>
            <w:szCs w:val="24"/>
          </w:rPr>
          <w:t>Government</w:t>
        </w:r>
      </w:ins>
      <w:del w:id="227" w:author="Shane McCall" w:date="2020-02-13T12:15:00Z">
        <w:r w:rsidDel="00171954">
          <w:rPr>
            <w:rFonts w:ascii="Times Roman" w:hAnsi="Times Roman"/>
            <w:color w:val="333333"/>
            <w:sz w:val="24"/>
            <w:szCs w:val="24"/>
          </w:rPr>
          <w:delText>federal government</w:delText>
        </w:r>
      </w:del>
    </w:p>
    <w:p w14:paraId="7D4B0F4D" w14:textId="0E489D48"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Identify Top 10 target list based on client preferences (geographic region, project type, size, etc.)</w:t>
      </w:r>
    </w:p>
    <w:p w14:paraId="4396EDF7" w14:textId="0C42E52F"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 xml:space="preserve">Market </w:t>
      </w:r>
      <w:r w:rsidR="00C40B22">
        <w:rPr>
          <w:rFonts w:ascii="Times Roman" w:hAnsi="Times Roman"/>
          <w:color w:val="333333"/>
          <w:sz w:val="24"/>
          <w:szCs w:val="24"/>
        </w:rPr>
        <w:t>Client</w:t>
      </w:r>
      <w:r w:rsidRPr="00951CAE">
        <w:rPr>
          <w:rFonts w:ascii="Times Roman" w:hAnsi="Times Roman"/>
          <w:color w:val="333333"/>
          <w:sz w:val="24"/>
          <w:szCs w:val="24"/>
        </w:rPr>
        <w:t xml:space="preserve"> to agencies for sole source and set aside projects </w:t>
      </w:r>
    </w:p>
    <w:p w14:paraId="1033F347" w14:textId="3A651393"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 xml:space="preserve">Develop relationship with agency officials for </w:t>
      </w:r>
      <w:del w:id="228" w:author="Shane McCall" w:date="2020-02-13T10:53:00Z">
        <w:r w:rsidRPr="00951CAE" w:rsidDel="00D16B13">
          <w:rPr>
            <w:rFonts w:ascii="Times Roman" w:hAnsi="Times Roman"/>
            <w:color w:val="333333"/>
            <w:sz w:val="24"/>
            <w:szCs w:val="24"/>
          </w:rPr>
          <w:delText>non publicized</w:delText>
        </w:r>
      </w:del>
      <w:ins w:id="229" w:author="Shane McCall" w:date="2020-02-13T10:53:00Z">
        <w:r w:rsidR="00D16B13" w:rsidRPr="00951CAE">
          <w:rPr>
            <w:rFonts w:ascii="Times Roman" w:hAnsi="Times Roman"/>
            <w:color w:val="333333"/>
            <w:sz w:val="24"/>
            <w:szCs w:val="24"/>
          </w:rPr>
          <w:t>non-publicized</w:t>
        </w:r>
      </w:ins>
      <w:r w:rsidRPr="00951CAE">
        <w:rPr>
          <w:rFonts w:ascii="Times Roman" w:hAnsi="Times Roman"/>
          <w:color w:val="333333"/>
          <w:sz w:val="24"/>
          <w:szCs w:val="24"/>
        </w:rPr>
        <w:t xml:space="preserve"> opportunities  </w:t>
      </w:r>
    </w:p>
    <w:p w14:paraId="21EB8033" w14:textId="438562D6" w:rsidR="00B841EC" w:rsidRDefault="006B464A" w:rsidP="00E35F54">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E66F96">
        <w:rPr>
          <w:rFonts w:ascii="Times Roman" w:hAnsi="Times Roman"/>
          <w:color w:val="333333"/>
          <w:sz w:val="24"/>
          <w:szCs w:val="24"/>
        </w:rPr>
        <w:t>Provide RFP submittal documents, attachments, supplemental materials on time we (consultant) can help put together missing sections. We will review final RFP for thoroughness and completeness.  But owner must put together the final package</w:t>
      </w:r>
    </w:p>
    <w:p w14:paraId="5BF02DF4" w14:textId="26FAB716" w:rsidR="003B3B28" w:rsidRDefault="003B3B28">
      <w:pPr>
        <w:rPr>
          <w:ins w:id="230" w:author="Shane McCall" w:date="2020-02-13T10:36:00Z"/>
          <w:rFonts w:ascii="Times Roman" w:hAnsi="Times Roman" w:cs="Times New Roman"/>
          <w:color w:val="333333"/>
        </w:rPr>
      </w:pPr>
    </w:p>
    <w:p w14:paraId="4F6210D2" w14:textId="6C88A58D" w:rsidR="00F63A79" w:rsidRPr="00534301" w:rsidDel="00534301" w:rsidRDefault="00F63A79">
      <w:pPr>
        <w:pStyle w:val="NormalWeb"/>
        <w:shd w:val="clear" w:color="auto" w:fill="FFFFFF"/>
        <w:spacing w:before="0" w:beforeAutospacing="0" w:after="225" w:afterAutospacing="0"/>
        <w:jc w:val="center"/>
        <w:rPr>
          <w:del w:id="231" w:author="Shane McCall" w:date="2020-02-13T10:36:00Z"/>
          <w:rFonts w:ascii="Times Roman" w:hAnsi="Times Roman"/>
          <w:b/>
          <w:color w:val="333333"/>
          <w:sz w:val="24"/>
          <w:szCs w:val="24"/>
          <w:rPrChange w:id="232" w:author="Shane McCall" w:date="2020-02-13T10:37:00Z">
            <w:rPr>
              <w:del w:id="233" w:author="Shane McCall" w:date="2020-02-13T10:36:00Z"/>
              <w:rFonts w:ascii="Times Roman" w:hAnsi="Times Roman"/>
              <w:color w:val="333333"/>
              <w:sz w:val="24"/>
              <w:szCs w:val="24"/>
            </w:rPr>
          </w:rPrChange>
        </w:rPr>
        <w:pPrChange w:id="234" w:author="Shane McCall" w:date="2020-02-27T09:55:00Z">
          <w:pPr>
            <w:pStyle w:val="NormalWeb"/>
            <w:shd w:val="clear" w:color="auto" w:fill="FFFFFF"/>
            <w:spacing w:before="0" w:beforeAutospacing="0" w:after="225" w:afterAutospacing="0"/>
          </w:pPr>
        </w:pPrChange>
      </w:pPr>
    </w:p>
    <w:p w14:paraId="05078681" w14:textId="30FB1C71" w:rsidR="00534301" w:rsidRPr="00C52860" w:rsidRDefault="00534301">
      <w:pPr>
        <w:pStyle w:val="NormalWeb"/>
        <w:shd w:val="clear" w:color="auto" w:fill="FFFFFF"/>
        <w:spacing w:before="0" w:beforeAutospacing="0" w:after="0" w:afterAutospacing="0"/>
        <w:jc w:val="center"/>
        <w:rPr>
          <w:rFonts w:ascii="Times Roman" w:hAnsi="Times Roman"/>
          <w:bCs/>
          <w:color w:val="333333"/>
          <w:sz w:val="24"/>
          <w:szCs w:val="24"/>
        </w:rPr>
        <w:pPrChange w:id="235" w:author="Shane McCall" w:date="2020-02-13T10:37:00Z">
          <w:pPr>
            <w:pStyle w:val="NormalWeb"/>
            <w:shd w:val="clear" w:color="auto" w:fill="FFFFFF"/>
            <w:spacing w:before="0" w:beforeAutospacing="0" w:after="0" w:afterAutospacing="0"/>
          </w:pPr>
        </w:pPrChange>
      </w:pPr>
    </w:p>
    <w:sectPr w:rsidR="00534301" w:rsidRPr="00C52860" w:rsidSect="0093593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andie Ward" w:date="2020-02-25T10:56:00Z" w:initials="RW">
    <w:p w14:paraId="33E2DE44" w14:textId="5B0E7123" w:rsidR="0077545D" w:rsidRDefault="0077545D">
      <w:pPr>
        <w:pStyle w:val="CommentText"/>
      </w:pPr>
      <w:r>
        <w:rPr>
          <w:rStyle w:val="CommentReference"/>
        </w:rPr>
        <w:annotationRef/>
      </w:r>
      <w:r>
        <w:t>I would like to remove “a_____”</w:t>
      </w:r>
    </w:p>
  </w:comment>
  <w:comment w:id="9" w:author="Shane McCall" w:date="2020-02-25T14:59:00Z" w:initials="SM">
    <w:p w14:paraId="6B79238C" w14:textId="63E169B1" w:rsidR="00E550AA" w:rsidRDefault="00E550AA">
      <w:pPr>
        <w:pStyle w:val="CommentText"/>
      </w:pPr>
      <w:r>
        <w:rPr>
          <w:rStyle w:val="CommentReference"/>
        </w:rPr>
        <w:annotationRef/>
      </w:r>
      <w:r w:rsidR="00500243">
        <w:t xml:space="preserve">Makes sense. </w:t>
      </w:r>
      <w:r>
        <w:t>Removed</w:t>
      </w:r>
      <w:r w:rsidR="00500243">
        <w:t>.</w:t>
      </w:r>
    </w:p>
  </w:comment>
  <w:comment w:id="27" w:author="Shane McCall" w:date="2020-02-12T16:09:00Z" w:initials="SM">
    <w:p w14:paraId="1BD632BF" w14:textId="522EDAE9" w:rsidR="005401FA" w:rsidRDefault="003C6D7C" w:rsidP="002240BF">
      <w:pPr>
        <w:pStyle w:val="CommentText"/>
      </w:pPr>
      <w:r>
        <w:rPr>
          <w:rStyle w:val="CommentReference"/>
        </w:rPr>
        <w:annotationRef/>
      </w:r>
      <w:r w:rsidR="005401FA">
        <w:t>I a</w:t>
      </w:r>
      <w:r>
        <w:t xml:space="preserve">dded </w:t>
      </w:r>
      <w:r w:rsidRPr="003C6D7C">
        <w:t xml:space="preserve">language </w:t>
      </w:r>
      <w:r>
        <w:t xml:space="preserve">to </w:t>
      </w:r>
      <w:r w:rsidRPr="003C6D7C">
        <w:t>help establish that Casting Mountain is a bona fide agency</w:t>
      </w:r>
      <w:r>
        <w:t xml:space="preserve"> </w:t>
      </w:r>
      <w:r w:rsidR="006F544B">
        <w:t xml:space="preserve">to </w:t>
      </w:r>
      <w:r w:rsidR="003A4A54">
        <w:t xml:space="preserve">increase the likelihood it </w:t>
      </w:r>
      <w:r>
        <w:t xml:space="preserve">meets the exception to </w:t>
      </w:r>
      <w:r w:rsidR="0043397B">
        <w:t>a federal contractor paying contingent fees</w:t>
      </w:r>
      <w:r w:rsidR="003A4A54">
        <w:t xml:space="preserve"> for assistance with winning a contract</w:t>
      </w:r>
      <w:r w:rsidRPr="003C6D7C">
        <w:t>.</w:t>
      </w:r>
      <w:r w:rsidR="001945E6">
        <w:t xml:space="preserve"> </w:t>
      </w:r>
    </w:p>
    <w:p w14:paraId="67209FB5" w14:textId="77777777" w:rsidR="005401FA" w:rsidRDefault="005401FA" w:rsidP="002240BF">
      <w:pPr>
        <w:pStyle w:val="CommentText"/>
      </w:pPr>
    </w:p>
    <w:p w14:paraId="67A5D6DD" w14:textId="6A90F2A9" w:rsidR="00155BC9" w:rsidRPr="00155BC9" w:rsidRDefault="001945E6" w:rsidP="002240BF">
      <w:pPr>
        <w:pStyle w:val="CommentText"/>
      </w:pPr>
      <w:r>
        <w:t xml:space="preserve">Generally, </w:t>
      </w:r>
      <w:r w:rsidR="00BE1454">
        <w:t xml:space="preserve">the FAR prohibits paying </w:t>
      </w:r>
      <w:r w:rsidR="00BE1454" w:rsidRPr="00BE1454">
        <w:t> </w:t>
      </w:r>
      <w:r w:rsidR="00BE1454">
        <w:t>a “</w:t>
      </w:r>
      <w:r w:rsidR="00BE1454" w:rsidRPr="00BE1454">
        <w:t>fee that is contingent upon the success that a person or concern has in securing a Government contract.” FAR 52.203-5(b)</w:t>
      </w:r>
      <w:r w:rsidR="00BE1454">
        <w:t xml:space="preserve">. But </w:t>
      </w:r>
      <w:r w:rsidR="00077DDF">
        <w:t xml:space="preserve">there is an exception for </w:t>
      </w:r>
      <w:r w:rsidR="00DE47AD">
        <w:t xml:space="preserve">a </w:t>
      </w:r>
      <w:r w:rsidR="00DE47AD" w:rsidRPr="00DE47AD">
        <w:t> bona fide agency</w:t>
      </w:r>
      <w:r w:rsidR="00DE47AD">
        <w:t xml:space="preserve">. A bona fide agency is </w:t>
      </w:r>
      <w:r w:rsidR="005401FA">
        <w:t>an</w:t>
      </w:r>
      <w:r w:rsidR="00DE47AD">
        <w:t xml:space="preserve"> </w:t>
      </w:r>
      <w:r w:rsidR="00155BC9">
        <w:t>e</w:t>
      </w:r>
      <w:r w:rsidR="00155BC9" w:rsidRPr="00155BC9">
        <w:t>stablished commercial or selling agency; </w:t>
      </w:r>
      <w:r w:rsidR="00155BC9">
        <w:t>m</w:t>
      </w:r>
      <w:r w:rsidR="00155BC9" w:rsidRPr="00155BC9">
        <w:t>aintained by a contractor for the purpose of securing business; </w:t>
      </w:r>
      <w:r w:rsidR="00155BC9">
        <w:t>t</w:t>
      </w:r>
      <w:r w:rsidR="00155BC9" w:rsidRPr="00155BC9">
        <w:t>hat</w:t>
      </w:r>
      <w:r w:rsidR="00B113E6">
        <w:t xml:space="preserve"> will not </w:t>
      </w:r>
      <w:r w:rsidR="00155BC9" w:rsidRPr="00155BC9">
        <w:t xml:space="preserve">exert improper influence </w:t>
      </w:r>
      <w:r w:rsidR="005401FA">
        <w:t xml:space="preserve">(i.e. </w:t>
      </w:r>
      <w:r w:rsidR="00AE46F7">
        <w:t xml:space="preserve">the client must win contracts based on merit, not </w:t>
      </w:r>
      <w:r w:rsidR="003D33C5">
        <w:t xml:space="preserve">just influence of a consultant) </w:t>
      </w:r>
      <w:r w:rsidR="00155BC9" w:rsidRPr="00155BC9">
        <w:t>to solicit or obtain Government contracts</w:t>
      </w:r>
      <w:r w:rsidR="00B113E6">
        <w:t>.</w:t>
      </w:r>
      <w:r w:rsidR="003A4A54">
        <w:t xml:space="preserve"> </w:t>
      </w:r>
    </w:p>
    <w:p w14:paraId="425468A4" w14:textId="6030D7B1" w:rsidR="003C6D7C" w:rsidRDefault="003C6D7C">
      <w:pPr>
        <w:pStyle w:val="CommentText"/>
      </w:pPr>
    </w:p>
  </w:comment>
  <w:comment w:id="35" w:author="Shane McCall" w:date="2020-02-12T16:47:00Z" w:initials="SM">
    <w:p w14:paraId="3E84EF6E" w14:textId="21A43DCD" w:rsidR="00F60833" w:rsidRDefault="00F60833">
      <w:pPr>
        <w:pStyle w:val="CommentText"/>
      </w:pPr>
      <w:r>
        <w:rPr>
          <w:rStyle w:val="CommentReference"/>
        </w:rPr>
        <w:annotationRef/>
      </w:r>
      <w:r>
        <w:t>Is the invoice tied to hourly work or is it tied to the profit amount? In other words, is there a paymen</w:t>
      </w:r>
      <w:r w:rsidR="007523FE">
        <w:t xml:space="preserve">t of the Fees per paragraph 9 and the invoices for Services? </w:t>
      </w:r>
      <w:r w:rsidR="004D127B">
        <w:t>To avoid ambiguity, it could be helpful to explain this in more detail.</w:t>
      </w:r>
    </w:p>
  </w:comment>
  <w:comment w:id="36" w:author="Randie Ward" w:date="2020-02-25T10:57:00Z" w:initials="RW">
    <w:p w14:paraId="1930716E" w14:textId="3CCF4227" w:rsidR="0077545D" w:rsidRDefault="0077545D">
      <w:pPr>
        <w:pStyle w:val="CommentText"/>
      </w:pPr>
      <w:r>
        <w:rPr>
          <w:rStyle w:val="CommentReference"/>
        </w:rPr>
        <w:annotationRef/>
      </w:r>
      <w:r w:rsidR="008736B2">
        <w:t xml:space="preserve">We can actually remove that </w:t>
      </w:r>
      <w:r w:rsidR="004C0435">
        <w:t>portion;</w:t>
      </w:r>
      <w:r w:rsidR="00B43B0A">
        <w:t xml:space="preserve"> however,</w:t>
      </w:r>
      <w:r w:rsidR="00E0217B">
        <w:t xml:space="preserve"> the </w:t>
      </w:r>
      <w:r w:rsidR="00B43B0A">
        <w:t xml:space="preserve">incurred </w:t>
      </w:r>
      <w:r w:rsidR="00E0217B">
        <w:t xml:space="preserve">expenses </w:t>
      </w:r>
      <w:r w:rsidR="00B43B0A">
        <w:t xml:space="preserve">such as </w:t>
      </w:r>
      <w:proofErr w:type="gramStart"/>
      <w:r w:rsidR="00B43B0A">
        <w:t>travel</w:t>
      </w:r>
      <w:proofErr w:type="gramEnd"/>
      <w:r w:rsidR="00B43B0A">
        <w:t xml:space="preserve"> or event expenses should be</w:t>
      </w:r>
      <w:r w:rsidR="004C0435">
        <w:t xml:space="preserve"> kept</w:t>
      </w:r>
      <w:r w:rsidR="00772FC9">
        <w:t xml:space="preserve"> and noted</w:t>
      </w:r>
      <w:r w:rsidR="00B43B0A">
        <w:t xml:space="preserve"> paid to the Consultant within ____ days. </w:t>
      </w:r>
    </w:p>
  </w:comment>
  <w:comment w:id="37" w:author="Shane McCall" w:date="2020-02-26T10:45:00Z" w:initials="SM">
    <w:p w14:paraId="3DC60C1B" w14:textId="4A64E352" w:rsidR="00A01464" w:rsidRDefault="00A01464">
      <w:pPr>
        <w:pStyle w:val="CommentText"/>
      </w:pPr>
      <w:r>
        <w:rPr>
          <w:rStyle w:val="CommentReference"/>
        </w:rPr>
        <w:annotationRef/>
      </w:r>
      <w:r w:rsidR="00A23CB9">
        <w:t xml:space="preserve">Based on your input, </w:t>
      </w:r>
      <w:r w:rsidR="00C54BB7">
        <w:t xml:space="preserve">for </w:t>
      </w:r>
      <w:r w:rsidR="00E9176E">
        <w:t xml:space="preserve">itemized monthly invoices </w:t>
      </w:r>
      <w:r w:rsidR="00C54BB7">
        <w:t xml:space="preserve">I removed the reference to services </w:t>
      </w:r>
      <w:r w:rsidR="00E9176E">
        <w:t>and change</w:t>
      </w:r>
      <w:r w:rsidR="00C54BB7">
        <w:t>d</w:t>
      </w:r>
      <w:r w:rsidR="00E9176E">
        <w:t xml:space="preserve"> </w:t>
      </w:r>
      <w:r w:rsidR="00C54BB7">
        <w:t>it</w:t>
      </w:r>
      <w:r w:rsidR="00E9176E">
        <w:t xml:space="preserve"> </w:t>
      </w:r>
      <w:r w:rsidR="00C54BB7">
        <w:t xml:space="preserve">to reflect that </w:t>
      </w:r>
      <w:r w:rsidR="0041093D">
        <w:t xml:space="preserve">only </w:t>
      </w:r>
      <w:r w:rsidR="001119C1">
        <w:t>travel and event expenses are included on invoices. Let me know if that addresses your concerns.</w:t>
      </w:r>
    </w:p>
  </w:comment>
  <w:comment w:id="71" w:author="Randie Ward" w:date="2020-02-25T11:17:00Z" w:initials="RW">
    <w:p w14:paraId="37AC0D0D" w14:textId="3C8FCF46" w:rsidR="00E0217B" w:rsidRDefault="00E0217B">
      <w:pPr>
        <w:pStyle w:val="CommentText"/>
      </w:pPr>
      <w:r>
        <w:rPr>
          <w:rStyle w:val="CommentReference"/>
        </w:rPr>
        <w:annotationRef/>
      </w:r>
      <w:r>
        <w:t>Can this be removed?</w:t>
      </w:r>
    </w:p>
  </w:comment>
  <w:comment w:id="72" w:author="Shane McCall" w:date="2020-02-27T09:53:00Z" w:initials="SM">
    <w:p w14:paraId="1ADC21C2" w14:textId="6F95EA71" w:rsidR="00494549" w:rsidRDefault="00494549">
      <w:pPr>
        <w:pStyle w:val="CommentText"/>
      </w:pPr>
      <w:r>
        <w:rPr>
          <w:rStyle w:val="CommentReference"/>
        </w:rPr>
        <w:annotationRef/>
      </w:r>
      <w:r>
        <w:t>I’ve removed it</w:t>
      </w:r>
      <w:r w:rsidR="00550ED8">
        <w:t xml:space="preserve"> and Appendix B. Without a confidentiality agreement, it’s a little less clear about what protections exist for proprietary information, but there is still some protection for proprietary information from the language remaining in this section.</w:t>
      </w:r>
      <w:r w:rsidR="00FF1131">
        <w:t xml:space="preserve"> Let us know if you’d like to include additional protections in this section.</w:t>
      </w:r>
    </w:p>
  </w:comment>
  <w:comment w:id="73" w:author="Shane McCall" w:date="2020-02-12T16:53:00Z" w:initials="SM">
    <w:p w14:paraId="23C92464" w14:textId="17F8A6B0" w:rsidR="009A7B5F" w:rsidRDefault="009A7B5F">
      <w:pPr>
        <w:pStyle w:val="CommentText"/>
      </w:pPr>
      <w:r>
        <w:rPr>
          <w:rStyle w:val="CommentReference"/>
        </w:rPr>
        <w:annotationRef/>
      </w:r>
      <w:r>
        <w:t xml:space="preserve">Moved this </w:t>
      </w:r>
      <w:r w:rsidR="004D127B">
        <w:t xml:space="preserve">language </w:t>
      </w:r>
      <w:r>
        <w:t>here because it seemed to define the term</w:t>
      </w:r>
      <w:r w:rsidR="004D127B">
        <w:t xml:space="preserve"> Net Profits</w:t>
      </w:r>
      <w:r>
        <w:t>.</w:t>
      </w:r>
    </w:p>
  </w:comment>
  <w:comment w:id="82" w:author="Shane McCall" w:date="2020-02-12T16:29:00Z" w:initials="SM">
    <w:p w14:paraId="2C79C6C1" w14:textId="1CED2BAC" w:rsidR="00E96DE1" w:rsidRDefault="00E96DE1">
      <w:pPr>
        <w:pStyle w:val="CommentText"/>
      </w:pPr>
      <w:r>
        <w:rPr>
          <w:rStyle w:val="CommentReference"/>
        </w:rPr>
        <w:annotationRef/>
      </w:r>
      <w:r>
        <w:t xml:space="preserve">It might be helpful to define this term. Is this net profit meaning the </w:t>
      </w:r>
      <w:r w:rsidR="006765CD">
        <w:t xml:space="preserve">client’s </w:t>
      </w:r>
      <w:r w:rsidR="00AD5393">
        <w:t>net profit for any particular contract?</w:t>
      </w:r>
      <w:r w:rsidR="004D127B">
        <w:t xml:space="preserve"> I think moving the language up </w:t>
      </w:r>
      <w:r w:rsidR="00F85F28">
        <w:t>(as noted in the prior comment) addresses this issue.</w:t>
      </w:r>
    </w:p>
  </w:comment>
  <w:comment w:id="83" w:author="Randie Ward" w:date="2020-02-25T11:18:00Z" w:initials="RW">
    <w:p w14:paraId="407C11E9" w14:textId="7D5617A7" w:rsidR="001E4E6C" w:rsidRDefault="001E4E6C">
      <w:pPr>
        <w:pStyle w:val="CommentText"/>
      </w:pPr>
      <w:r>
        <w:rPr>
          <w:rStyle w:val="CommentReference"/>
        </w:rPr>
        <w:annotationRef/>
      </w:r>
      <w:r>
        <w:t>Can we define the Net Profit based on ALL Federal contact actions made during the term of the contract, even work obtained after the contract has been terminated, but the results stemmed from the work the Consultant planted?</w:t>
      </w:r>
    </w:p>
  </w:comment>
  <w:comment w:id="84" w:author="Shane McCall" w:date="2020-02-27T10:06:00Z" w:initials="SM">
    <w:p w14:paraId="7B79B354" w14:textId="38C4CC19" w:rsidR="00D80882" w:rsidRDefault="009B7F83">
      <w:pPr>
        <w:pStyle w:val="CommentText"/>
      </w:pPr>
      <w:r>
        <w:rPr>
          <w:rStyle w:val="CommentReference"/>
        </w:rPr>
        <w:t xml:space="preserve">Receiving </w:t>
      </w:r>
      <w:r w:rsidR="00E25810">
        <w:rPr>
          <w:rStyle w:val="CommentReference"/>
        </w:rPr>
        <w:annotationRef/>
      </w:r>
      <w:r w:rsidR="008B1609">
        <w:rPr>
          <w:rStyle w:val="CommentReference"/>
        </w:rPr>
        <w:t xml:space="preserve">profit share </w:t>
      </w:r>
      <w:r>
        <w:rPr>
          <w:rStyle w:val="CommentReference"/>
        </w:rPr>
        <w:t>from</w:t>
      </w:r>
      <w:r w:rsidR="008B1609">
        <w:rPr>
          <w:rStyle w:val="CommentReference"/>
        </w:rPr>
        <w:t xml:space="preserve"> </w:t>
      </w:r>
      <w:r w:rsidR="0092544E">
        <w:t xml:space="preserve">contracts </w:t>
      </w:r>
      <w:r w:rsidR="008B1609">
        <w:t>obtained after th</w:t>
      </w:r>
      <w:r w:rsidR="0092544E">
        <w:t>is</w:t>
      </w:r>
      <w:r w:rsidR="008B1609">
        <w:t xml:space="preserve"> </w:t>
      </w:r>
      <w:r w:rsidR="0092544E">
        <w:t xml:space="preserve">agreement </w:t>
      </w:r>
      <w:r w:rsidR="008B1609">
        <w:t>has been terminated</w:t>
      </w:r>
      <w:r>
        <w:t xml:space="preserve"> could work</w:t>
      </w:r>
      <w:r w:rsidR="00957BB4">
        <w:t xml:space="preserve"> if the other party agreed. </w:t>
      </w:r>
      <w:r>
        <w:t xml:space="preserve">There could be an issue determining what </w:t>
      </w:r>
      <w:r w:rsidR="00D80882">
        <w:t>federal contract awards stemmed from the consulting services under this contract. But I think if the contract</w:t>
      </w:r>
      <w:r w:rsidR="00555590">
        <w:t xml:space="preserve"> opportunities</w:t>
      </w:r>
      <w:r w:rsidR="00D80882">
        <w:t xml:space="preserve"> were identified in paragraph 9</w:t>
      </w:r>
      <w:r w:rsidR="009F4B11">
        <w:t xml:space="preserve"> (e.g. by </w:t>
      </w:r>
      <w:r w:rsidR="00640DEE">
        <w:t>listing the government agency and the solicitation number)</w:t>
      </w:r>
      <w:r w:rsidR="00D80882">
        <w:t xml:space="preserve">, </w:t>
      </w:r>
      <w:r w:rsidR="00555590">
        <w:t xml:space="preserve">and signed off on by the other party, that would make them clearly identified and could be a way to </w:t>
      </w:r>
      <w:r w:rsidR="003D0951">
        <w:t xml:space="preserve">show what </w:t>
      </w:r>
      <w:r w:rsidR="009F4B11">
        <w:t>contracts are included.</w:t>
      </w:r>
    </w:p>
    <w:p w14:paraId="18301062" w14:textId="77777777" w:rsidR="00D80882" w:rsidRDefault="00D80882">
      <w:pPr>
        <w:pStyle w:val="CommentText"/>
      </w:pPr>
    </w:p>
    <w:p w14:paraId="1FFC53B7" w14:textId="2F8C979B" w:rsidR="00E25810" w:rsidRDefault="007F7EB7">
      <w:pPr>
        <w:pStyle w:val="CommentText"/>
      </w:pPr>
      <w:r>
        <w:t>It sounds like what you’re saying is that this agreement would terminate, meaning Casting Mountain would provide no services, but Casting Mountain would still receive a percentage of profits from contracts</w:t>
      </w:r>
      <w:r w:rsidR="009A0759">
        <w:t xml:space="preserve"> awarded to client after the termination of the agreement. </w:t>
      </w:r>
      <w:r w:rsidR="00640DEE">
        <w:t xml:space="preserve"> I’ve revised to address that concept.</w:t>
      </w:r>
    </w:p>
  </w:comment>
  <w:comment w:id="122" w:author="Shane McCall" w:date="2020-02-12T16:31:00Z" w:initials="SM">
    <w:p w14:paraId="06CA50A6" w14:textId="77777777" w:rsidR="00B33007" w:rsidRDefault="008606FA">
      <w:pPr>
        <w:pStyle w:val="CommentText"/>
      </w:pPr>
      <w:r>
        <w:rPr>
          <w:rStyle w:val="CommentReference"/>
        </w:rPr>
        <w:annotationRef/>
      </w:r>
      <w:r w:rsidR="00062690">
        <w:t>Will the parties fill in the profit share at time of contract execution meaning a contract with the federal government? It might make sense to put this in an addendum to the agreement so that it can be separately signed and reference each particular contract that is awarded.</w:t>
      </w:r>
      <w:r w:rsidR="00B73B9F">
        <w:t xml:space="preserve"> </w:t>
      </w:r>
    </w:p>
    <w:p w14:paraId="6F74AB57" w14:textId="77777777" w:rsidR="00B33007" w:rsidRDefault="00B33007">
      <w:pPr>
        <w:pStyle w:val="CommentText"/>
      </w:pPr>
    </w:p>
    <w:p w14:paraId="59845CDE" w14:textId="14F1DC04" w:rsidR="008606FA" w:rsidRDefault="00B73B9F">
      <w:pPr>
        <w:pStyle w:val="CommentText"/>
      </w:pPr>
      <w:r>
        <w:t xml:space="preserve">In addition, is profit share determined </w:t>
      </w:r>
      <w:r w:rsidR="00D23717">
        <w:t>at time of contract execution or notice of award?</w:t>
      </w:r>
      <w:r w:rsidR="008C3DD4">
        <w:t xml:space="preserve"> The language seems ambiguous on the point in time at which profit share amount is determined.</w:t>
      </w:r>
    </w:p>
  </w:comment>
  <w:comment w:id="123" w:author="Randie Ward" w:date="2020-02-25T11:19:00Z" w:initials="RW">
    <w:p w14:paraId="6AD66697" w14:textId="09EE2AA9" w:rsidR="001E4E6C" w:rsidRDefault="001E4E6C">
      <w:pPr>
        <w:pStyle w:val="CommentText"/>
      </w:pPr>
      <w:r>
        <w:rPr>
          <w:rStyle w:val="CommentReference"/>
        </w:rPr>
        <w:annotationRef/>
      </w:r>
      <w:r>
        <w:t>The Profit Share is a % for the overarching agreement.  That % will be used to calculate the Consultant’s proceeds from each contract.</w:t>
      </w:r>
    </w:p>
  </w:comment>
  <w:comment w:id="124" w:author="Shane McCall" w:date="2020-02-27T10:27:00Z" w:initials="SM">
    <w:p w14:paraId="6752B478" w14:textId="572B5C56" w:rsidR="00964133" w:rsidRDefault="00964133">
      <w:pPr>
        <w:pStyle w:val="CommentText"/>
      </w:pPr>
      <w:r>
        <w:rPr>
          <w:rStyle w:val="CommentReference"/>
        </w:rPr>
        <w:annotationRef/>
      </w:r>
      <w:r>
        <w:t>I’ve added language that Net Profits should be split within 15 days of receipt of payment from the government. Please alter the number of days if a different period would work better for you.</w:t>
      </w:r>
    </w:p>
  </w:comment>
  <w:comment w:id="131" w:author="Randie Ward" w:date="2020-02-25T11:23:00Z" w:initials="RW">
    <w:p w14:paraId="59E4E3E7" w14:textId="412862B5" w:rsidR="001E4E6C" w:rsidRDefault="001E4E6C">
      <w:pPr>
        <w:pStyle w:val="CommentText"/>
      </w:pPr>
      <w:r>
        <w:rPr>
          <w:rStyle w:val="CommentReference"/>
        </w:rPr>
        <w:annotationRef/>
      </w:r>
      <w:r>
        <w:t>Can Party be just added here?</w:t>
      </w:r>
    </w:p>
  </w:comment>
  <w:comment w:id="132" w:author="Shane McCall" w:date="2020-02-27T10:28:00Z" w:initials="SM">
    <w:p w14:paraId="41192E06" w14:textId="7B7CA516" w:rsidR="00CB5980" w:rsidRDefault="00CB5980">
      <w:pPr>
        <w:pStyle w:val="CommentText"/>
      </w:pPr>
      <w:r>
        <w:rPr>
          <w:rStyle w:val="CommentReference"/>
        </w:rPr>
        <w:annotationRef/>
      </w:r>
      <w:r>
        <w:t>Added.</w:t>
      </w:r>
    </w:p>
  </w:comment>
  <w:comment w:id="139" w:author="Shane McCall" w:date="2020-02-12T16:46:00Z" w:initials="SM">
    <w:p w14:paraId="5E35D43D" w14:textId="56DBB32D" w:rsidR="00FE59CA" w:rsidRDefault="00FE59CA">
      <w:pPr>
        <w:pStyle w:val="CommentText"/>
      </w:pPr>
      <w:r>
        <w:rPr>
          <w:rStyle w:val="CommentReference"/>
        </w:rPr>
        <w:annotationRef/>
      </w:r>
      <w:r>
        <w:t xml:space="preserve">It might make sense to define </w:t>
      </w:r>
      <w:r w:rsidR="008C3DD4">
        <w:t>the</w:t>
      </w:r>
      <w:r>
        <w:t xml:space="preserve"> term </w:t>
      </w:r>
      <w:r w:rsidR="008C3DD4" w:rsidRPr="008C3DD4">
        <w:rPr>
          <w:bCs/>
        </w:rPr>
        <w:t>Capital Contribution</w:t>
      </w:r>
      <w:r w:rsidR="008C3DD4" w:rsidRPr="008C3DD4">
        <w:rPr>
          <w:b/>
        </w:rPr>
        <w:t xml:space="preserve"> </w:t>
      </w:r>
      <w:r w:rsidR="008C3DD4" w:rsidRPr="008C3DD4">
        <w:annotationRef/>
      </w:r>
      <w:r>
        <w:t>in this agreement.</w:t>
      </w:r>
      <w:r w:rsidR="0017640D">
        <w:t xml:space="preserve"> It’s not clear what the capital contribution will be contributed to.</w:t>
      </w:r>
    </w:p>
    <w:p w14:paraId="1A2ECD06" w14:textId="77777777" w:rsidR="007506A7" w:rsidRDefault="007506A7">
      <w:pPr>
        <w:pStyle w:val="CommentText"/>
      </w:pPr>
    </w:p>
    <w:p w14:paraId="4D0D6B04" w14:textId="77777777" w:rsidR="007506A7" w:rsidRDefault="007506A7">
      <w:pPr>
        <w:pStyle w:val="CommentText"/>
      </w:pPr>
      <w:r>
        <w:t xml:space="preserve">Also, is distribution only at the end of </w:t>
      </w:r>
      <w:r w:rsidR="008A2768">
        <w:t>a</w:t>
      </w:r>
      <w:r>
        <w:t xml:space="preserve"> contract, or is there </w:t>
      </w:r>
      <w:r w:rsidR="00ED3ECB">
        <w:t xml:space="preserve">an interim payment for each </w:t>
      </w:r>
      <w:r w:rsidR="00B802A8">
        <w:t xml:space="preserve">payment the prime contractor receives? </w:t>
      </w:r>
    </w:p>
    <w:p w14:paraId="2C2FE66D" w14:textId="77777777" w:rsidR="009A7B5F" w:rsidRDefault="009A7B5F">
      <w:pPr>
        <w:pStyle w:val="CommentText"/>
      </w:pPr>
    </w:p>
    <w:p w14:paraId="6F91AAC2" w14:textId="4EE1DF71" w:rsidR="009A7B5F" w:rsidRDefault="009A7B5F">
      <w:pPr>
        <w:pStyle w:val="CommentText"/>
      </w:pPr>
      <w:r>
        <w:t>This section 10 could be combined with section 9 as they are talking about closely related terms.</w:t>
      </w:r>
    </w:p>
  </w:comment>
  <w:comment w:id="140" w:author="Randie Ward" w:date="2020-02-25T11:22:00Z" w:initials="RW">
    <w:p w14:paraId="10E73CE3" w14:textId="71DF8D62" w:rsidR="001E4E6C" w:rsidRDefault="001E4E6C">
      <w:pPr>
        <w:pStyle w:val="CommentText"/>
      </w:pPr>
      <w:r>
        <w:rPr>
          <w:rStyle w:val="CommentReference"/>
        </w:rPr>
        <w:annotationRef/>
      </w:r>
      <w:r>
        <w:t>The distributions should be interim</w:t>
      </w:r>
    </w:p>
  </w:comment>
  <w:comment w:id="141" w:author="Shane McCall" w:date="2020-02-27T10:29:00Z" w:initials="SM">
    <w:p w14:paraId="0899C610" w14:textId="55B66FBC" w:rsidR="00CB5980" w:rsidRDefault="00CB5980">
      <w:pPr>
        <w:pStyle w:val="CommentText"/>
      </w:pPr>
      <w:r>
        <w:rPr>
          <w:rStyle w:val="CommentReference"/>
        </w:rPr>
        <w:annotationRef/>
      </w:r>
      <w:r>
        <w:t>I added in section 9 that Net Profits should be split each time client gets a payment from the government</w:t>
      </w:r>
      <w:r w:rsidR="001954C2">
        <w:t xml:space="preserve"> (interim payments each time)</w:t>
      </w:r>
      <w:r>
        <w:t xml:space="preserve">. </w:t>
      </w:r>
    </w:p>
    <w:p w14:paraId="2CDBAE96" w14:textId="77777777" w:rsidR="0081711F" w:rsidRDefault="0081711F">
      <w:pPr>
        <w:pStyle w:val="CommentText"/>
      </w:pPr>
    </w:p>
    <w:p w14:paraId="77D6304E" w14:textId="2421C424" w:rsidR="0081711F" w:rsidRDefault="0081711F">
      <w:pPr>
        <w:pStyle w:val="CommentText"/>
      </w:pPr>
      <w:r>
        <w:t xml:space="preserve">Will each party make a capital contribution </w:t>
      </w:r>
      <w:r w:rsidR="00DA33F4">
        <w:t xml:space="preserve">for each contract? I don’t quite understand the capital contribution concept. That makes it sound as if the parties are forming a joint venture </w:t>
      </w:r>
      <w:r w:rsidR="001954C2">
        <w:t xml:space="preserve">or other entity </w:t>
      </w:r>
      <w:r w:rsidR="00DA33F4">
        <w:t>together. If not needed, I would recommend deletion of the capital contribution concept to avoid confusion.</w:t>
      </w:r>
      <w:r w:rsidR="00CE64F8">
        <w:t xml:space="preserve"> Similar to Matt’s other comment, you </w:t>
      </w:r>
      <w:r w:rsidR="00F37C3C">
        <w:t>would be well-served discussing the capital contribution concept with a Texas attorney if you have further questions.</w:t>
      </w:r>
    </w:p>
  </w:comment>
  <w:comment w:id="148" w:author="Matthew Schoonover" w:date="2020-02-18T13:19:00Z" w:initials="MS">
    <w:p w14:paraId="425EDA2B" w14:textId="6F854EF8" w:rsidR="00591D28" w:rsidRDefault="00591D28">
      <w:pPr>
        <w:pStyle w:val="CommentText"/>
      </w:pPr>
      <w:r>
        <w:rPr>
          <w:rStyle w:val="CommentReference"/>
        </w:rPr>
        <w:annotationRef/>
      </w:r>
      <w:proofErr w:type="spellStart"/>
      <w:r w:rsidR="00FA7244">
        <w:t>Randie</w:t>
      </w:r>
      <w:proofErr w:type="spellEnd"/>
      <w:r w:rsidR="00FA7244">
        <w:t>: we strongly recommend that you h</w:t>
      </w:r>
      <w:r w:rsidR="005C0146">
        <w:t>ave a Texas attorney review this agreement.</w:t>
      </w:r>
    </w:p>
  </w:comment>
  <w:comment w:id="154" w:author="Shane McCall" w:date="2020-02-13T12:24:00Z" w:initials="SM">
    <w:p w14:paraId="3C134184" w14:textId="5BFE6F66" w:rsidR="00B641A2" w:rsidRDefault="00B641A2">
      <w:pPr>
        <w:pStyle w:val="CommentText"/>
      </w:pPr>
      <w:r>
        <w:rPr>
          <w:rStyle w:val="CommentReference"/>
        </w:rPr>
        <w:annotationRef/>
      </w:r>
      <w:r>
        <w:t>Let us know if there are additional scenarios that you would like to address as part of this non-compete clause</w:t>
      </w:r>
    </w:p>
  </w:comment>
  <w:comment w:id="178" w:author="Shane McCall" w:date="2020-02-13T12:08:00Z" w:initials="SM">
    <w:p w14:paraId="77F23A52" w14:textId="7CDBAA59" w:rsidR="009E24AD" w:rsidRDefault="009E24AD">
      <w:pPr>
        <w:pStyle w:val="CommentText"/>
      </w:pPr>
      <w:r>
        <w:rPr>
          <w:rStyle w:val="CommentReference"/>
        </w:rPr>
        <w:annotationRef/>
      </w:r>
      <w:r>
        <w:t>This language makes indemnification reciprocal between the parties. The indemnification in favor of Client could be removed if desired.</w:t>
      </w:r>
    </w:p>
  </w:comment>
  <w:comment w:id="179" w:author="Randie Ward" w:date="2020-02-25T11:24:00Z" w:initials="RW">
    <w:p w14:paraId="455F8595" w14:textId="59C45909" w:rsidR="001E4E6C" w:rsidRDefault="001E4E6C">
      <w:pPr>
        <w:pStyle w:val="CommentText"/>
      </w:pPr>
      <w:r>
        <w:rPr>
          <w:rStyle w:val="CommentReference"/>
        </w:rPr>
        <w:annotationRef/>
      </w:r>
      <w:r>
        <w:t>Please remove the indemnification in favor of the Client</w:t>
      </w:r>
    </w:p>
  </w:comment>
  <w:comment w:id="180" w:author="Shane McCall" w:date="2020-02-27T10:31:00Z" w:initials="SM">
    <w:p w14:paraId="6409D6EE" w14:textId="30AD42C3" w:rsidR="00DA33F4" w:rsidRDefault="00DA33F4">
      <w:pPr>
        <w:pStyle w:val="CommentText"/>
      </w:pPr>
      <w:r>
        <w:rPr>
          <w:rStyle w:val="CommentReference"/>
        </w:rPr>
        <w:annotationRef/>
      </w:r>
      <w:r>
        <w:t>The indemnification in favor of the Client has been removed.</w:t>
      </w:r>
    </w:p>
  </w:comment>
  <w:comment w:id="209" w:author="Shane McCall" w:date="2020-02-12T14:44:00Z" w:initials="SM">
    <w:p w14:paraId="29F6689E" w14:textId="16F556AE" w:rsidR="008500EC" w:rsidRDefault="008500EC">
      <w:pPr>
        <w:pStyle w:val="CommentText"/>
      </w:pPr>
      <w:r>
        <w:rPr>
          <w:rStyle w:val="CommentReference"/>
        </w:rPr>
        <w:annotationRef/>
      </w:r>
      <w:r>
        <w:t xml:space="preserve">Changed to Client as Owner is </w:t>
      </w:r>
      <w:r w:rsidR="00A72984">
        <w:t>not</w:t>
      </w:r>
      <w:r>
        <w:t xml:space="preserve"> a defined term in the agreement.</w:t>
      </w:r>
    </w:p>
  </w:comment>
  <w:comment w:id="223" w:author="Shane McCall" w:date="2020-02-12T15:34:00Z" w:initials="SM">
    <w:p w14:paraId="0AA5CB48" w14:textId="5F3540D9" w:rsidR="00AE5E28" w:rsidRDefault="00AE5E28">
      <w:pPr>
        <w:pStyle w:val="CommentText"/>
      </w:pPr>
      <w:r>
        <w:rPr>
          <w:rStyle w:val="CommentReference"/>
        </w:rPr>
        <w:annotationRef/>
      </w:r>
      <w:r>
        <w:t>Changed to align with the defined term Services in the recitals of the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E2DE44" w15:done="0"/>
  <w15:commentEx w15:paraId="6B79238C" w15:paraIdParent="33E2DE44" w15:done="0"/>
  <w15:commentEx w15:paraId="425468A4" w15:done="0"/>
  <w15:commentEx w15:paraId="3E84EF6E" w15:done="0"/>
  <w15:commentEx w15:paraId="1930716E" w15:paraIdParent="3E84EF6E" w15:done="0"/>
  <w15:commentEx w15:paraId="3DC60C1B" w15:paraIdParent="3E84EF6E" w15:done="0"/>
  <w15:commentEx w15:paraId="37AC0D0D" w15:done="0"/>
  <w15:commentEx w15:paraId="1ADC21C2" w15:paraIdParent="37AC0D0D" w15:done="0"/>
  <w15:commentEx w15:paraId="23C92464" w15:done="0"/>
  <w15:commentEx w15:paraId="2C79C6C1" w15:done="0"/>
  <w15:commentEx w15:paraId="407C11E9" w15:paraIdParent="2C79C6C1" w15:done="0"/>
  <w15:commentEx w15:paraId="1FFC53B7" w15:paraIdParent="2C79C6C1" w15:done="0"/>
  <w15:commentEx w15:paraId="59845CDE" w15:done="0"/>
  <w15:commentEx w15:paraId="6AD66697" w15:paraIdParent="59845CDE" w15:done="0"/>
  <w15:commentEx w15:paraId="6752B478" w15:paraIdParent="59845CDE" w15:done="0"/>
  <w15:commentEx w15:paraId="59E4E3E7" w15:done="0"/>
  <w15:commentEx w15:paraId="41192E06" w15:paraIdParent="59E4E3E7" w15:done="0"/>
  <w15:commentEx w15:paraId="6F91AAC2" w15:done="0"/>
  <w15:commentEx w15:paraId="10E73CE3" w15:paraIdParent="6F91AAC2" w15:done="0"/>
  <w15:commentEx w15:paraId="77D6304E" w15:paraIdParent="6F91AAC2" w15:done="0"/>
  <w15:commentEx w15:paraId="425EDA2B" w15:done="0"/>
  <w15:commentEx w15:paraId="3C134184" w15:done="0"/>
  <w15:commentEx w15:paraId="77F23A52" w15:done="0"/>
  <w15:commentEx w15:paraId="455F8595" w15:paraIdParent="77F23A52" w15:done="0"/>
  <w15:commentEx w15:paraId="6409D6EE" w15:paraIdParent="77F23A52" w15:done="0"/>
  <w15:commentEx w15:paraId="29F6689E" w15:done="0"/>
  <w15:commentEx w15:paraId="0AA5CB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E2DE44" w16cid:durableId="21FF7BF3"/>
  <w16cid:commentId w16cid:paraId="6B79238C" w16cid:durableId="21FFB4BC"/>
  <w16cid:commentId w16cid:paraId="425468A4" w16cid:durableId="21EEA1B3"/>
  <w16cid:commentId w16cid:paraId="3E84EF6E" w16cid:durableId="21EEAAA7"/>
  <w16cid:commentId w16cid:paraId="1930716E" w16cid:durableId="21FF7C2F"/>
  <w16cid:commentId w16cid:paraId="3DC60C1B" w16cid:durableId="2200CAC2"/>
  <w16cid:commentId w16cid:paraId="37AC0D0D" w16cid:durableId="21FF80DA"/>
  <w16cid:commentId w16cid:paraId="1ADC21C2" w16cid:durableId="22021022"/>
  <w16cid:commentId w16cid:paraId="23C92464" w16cid:durableId="21EEAC25"/>
  <w16cid:commentId w16cid:paraId="2C79C6C1" w16cid:durableId="21EEA67F"/>
  <w16cid:commentId w16cid:paraId="407C11E9" w16cid:durableId="21FF80F9"/>
  <w16cid:commentId w16cid:paraId="1FFC53B7" w16cid:durableId="22021331"/>
  <w16cid:commentId w16cid:paraId="59845CDE" w16cid:durableId="21EEA6D9"/>
  <w16cid:commentId w16cid:paraId="6AD66697" w16cid:durableId="21FF815B"/>
  <w16cid:commentId w16cid:paraId="6752B478" w16cid:durableId="220217F6"/>
  <w16cid:commentId w16cid:paraId="59E4E3E7" w16cid:durableId="21FF824D"/>
  <w16cid:commentId w16cid:paraId="41192E06" w16cid:durableId="22021869"/>
  <w16cid:commentId w16cid:paraId="6F91AAC2" w16cid:durableId="21EEAA4F"/>
  <w16cid:commentId w16cid:paraId="10E73CE3" w16cid:durableId="21FF81E5"/>
  <w16cid:commentId w16cid:paraId="77D6304E" w16cid:durableId="22021877"/>
  <w16cid:commentId w16cid:paraId="425EDA2B" w16cid:durableId="21F662FE"/>
  <w16cid:commentId w16cid:paraId="3C134184" w16cid:durableId="21EFBE64"/>
  <w16cid:commentId w16cid:paraId="77F23A52" w16cid:durableId="21EFBAB5"/>
  <w16cid:commentId w16cid:paraId="455F8595" w16cid:durableId="21FF8271"/>
  <w16cid:commentId w16cid:paraId="6409D6EE" w16cid:durableId="22021903"/>
  <w16cid:commentId w16cid:paraId="29F6689E" w16cid:durableId="21EE8DB5"/>
  <w16cid:commentId w16cid:paraId="0AA5CB48" w16cid:durableId="21EE99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Sylfaen"/>
    <w:panose1 w:val="020B0A02040204020203"/>
    <w:charset w:val="00"/>
    <w:family w:val="swiss"/>
    <w:pitch w:val="variable"/>
    <w:sig w:usb0="E5002EFF" w:usb1="C000E47F" w:usb2="00000029" w:usb3="00000000" w:csb0="000001FF" w:csb1="00000000"/>
  </w:font>
  <w:font w:name="Times Roman">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B02807"/>
    <w:multiLevelType w:val="multilevel"/>
    <w:tmpl w:val="AB1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2031D"/>
    <w:multiLevelType w:val="hybridMultilevel"/>
    <w:tmpl w:val="53D8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125D4"/>
    <w:multiLevelType w:val="hybridMultilevel"/>
    <w:tmpl w:val="D64E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47654"/>
    <w:multiLevelType w:val="multilevel"/>
    <w:tmpl w:val="70C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hane McCall">
    <w15:presenceInfo w15:providerId="AD" w15:userId="S::smccall@koprince.onmicrosoft.com::1c2ef783-f953-4d5c-b1a1-e9c780c9b2ec"/>
  </w15:person>
  <w15:person w15:author="Randie Ward">
    <w15:presenceInfo w15:providerId="Windows Live" w15:userId="716b33d9efd16a4c"/>
  </w15:person>
  <w15:person w15:author="Matthew Schoonover">
    <w15:presenceInfo w15:providerId="AD" w15:userId="S::mschoonover@koprince.onmicrosoft.com::9575a178-28a5-4ea2-932d-34893b347f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30"/>
    <w:rsid w:val="00012893"/>
    <w:rsid w:val="00022995"/>
    <w:rsid w:val="00057887"/>
    <w:rsid w:val="00061CAD"/>
    <w:rsid w:val="00062690"/>
    <w:rsid w:val="00077DDF"/>
    <w:rsid w:val="00085B92"/>
    <w:rsid w:val="00092FBE"/>
    <w:rsid w:val="00095178"/>
    <w:rsid w:val="00096745"/>
    <w:rsid w:val="000C3701"/>
    <w:rsid w:val="000F6A58"/>
    <w:rsid w:val="00107386"/>
    <w:rsid w:val="001119C1"/>
    <w:rsid w:val="00114A96"/>
    <w:rsid w:val="00124108"/>
    <w:rsid w:val="00131D05"/>
    <w:rsid w:val="001377B5"/>
    <w:rsid w:val="001406F8"/>
    <w:rsid w:val="00155BC9"/>
    <w:rsid w:val="00171954"/>
    <w:rsid w:val="0017640D"/>
    <w:rsid w:val="0018733F"/>
    <w:rsid w:val="001945E6"/>
    <w:rsid w:val="001954C2"/>
    <w:rsid w:val="001C17F9"/>
    <w:rsid w:val="001D390B"/>
    <w:rsid w:val="001E4E6C"/>
    <w:rsid w:val="00216902"/>
    <w:rsid w:val="002240BF"/>
    <w:rsid w:val="00225110"/>
    <w:rsid w:val="00245378"/>
    <w:rsid w:val="002B1827"/>
    <w:rsid w:val="002C540E"/>
    <w:rsid w:val="002C7AB3"/>
    <w:rsid w:val="002E2000"/>
    <w:rsid w:val="002E67B6"/>
    <w:rsid w:val="00302B21"/>
    <w:rsid w:val="00310D30"/>
    <w:rsid w:val="00325B1B"/>
    <w:rsid w:val="003335F0"/>
    <w:rsid w:val="00334956"/>
    <w:rsid w:val="00342178"/>
    <w:rsid w:val="003A4A54"/>
    <w:rsid w:val="003B3B28"/>
    <w:rsid w:val="003C6D7C"/>
    <w:rsid w:val="003D01C9"/>
    <w:rsid w:val="003D051F"/>
    <w:rsid w:val="003D0951"/>
    <w:rsid w:val="003D33C5"/>
    <w:rsid w:val="003F19FB"/>
    <w:rsid w:val="003F2225"/>
    <w:rsid w:val="003F304C"/>
    <w:rsid w:val="0041093D"/>
    <w:rsid w:val="00410B27"/>
    <w:rsid w:val="0043397B"/>
    <w:rsid w:val="00450EB3"/>
    <w:rsid w:val="00453B1E"/>
    <w:rsid w:val="004653D7"/>
    <w:rsid w:val="004848E0"/>
    <w:rsid w:val="00492885"/>
    <w:rsid w:val="00494549"/>
    <w:rsid w:val="004B0B2B"/>
    <w:rsid w:val="004C0435"/>
    <w:rsid w:val="004C327A"/>
    <w:rsid w:val="004D127B"/>
    <w:rsid w:val="004F73E8"/>
    <w:rsid w:val="00500243"/>
    <w:rsid w:val="00534301"/>
    <w:rsid w:val="005401FA"/>
    <w:rsid w:val="00541F26"/>
    <w:rsid w:val="00550ED8"/>
    <w:rsid w:val="00555590"/>
    <w:rsid w:val="005575C4"/>
    <w:rsid w:val="00572C78"/>
    <w:rsid w:val="0057364C"/>
    <w:rsid w:val="005773EA"/>
    <w:rsid w:val="00591D28"/>
    <w:rsid w:val="005C0146"/>
    <w:rsid w:val="005C3500"/>
    <w:rsid w:val="005C7428"/>
    <w:rsid w:val="005F235A"/>
    <w:rsid w:val="006273B7"/>
    <w:rsid w:val="00640DEE"/>
    <w:rsid w:val="006765CD"/>
    <w:rsid w:val="006A5486"/>
    <w:rsid w:val="006B464A"/>
    <w:rsid w:val="006E36A4"/>
    <w:rsid w:val="006F544B"/>
    <w:rsid w:val="007066A8"/>
    <w:rsid w:val="007157AC"/>
    <w:rsid w:val="007246F4"/>
    <w:rsid w:val="0074755A"/>
    <w:rsid w:val="007506A7"/>
    <w:rsid w:val="007523FE"/>
    <w:rsid w:val="0076499B"/>
    <w:rsid w:val="00772FC9"/>
    <w:rsid w:val="0077545D"/>
    <w:rsid w:val="007868D0"/>
    <w:rsid w:val="007A68A9"/>
    <w:rsid w:val="007B643F"/>
    <w:rsid w:val="007D7369"/>
    <w:rsid w:val="007F45CD"/>
    <w:rsid w:val="007F469B"/>
    <w:rsid w:val="007F7EB7"/>
    <w:rsid w:val="0081711F"/>
    <w:rsid w:val="00827EB5"/>
    <w:rsid w:val="00833F0F"/>
    <w:rsid w:val="0084505A"/>
    <w:rsid w:val="008500EC"/>
    <w:rsid w:val="008556D8"/>
    <w:rsid w:val="008559D4"/>
    <w:rsid w:val="008606FA"/>
    <w:rsid w:val="0086534B"/>
    <w:rsid w:val="0087043A"/>
    <w:rsid w:val="008736B2"/>
    <w:rsid w:val="00883727"/>
    <w:rsid w:val="0089659D"/>
    <w:rsid w:val="008A2768"/>
    <w:rsid w:val="008B1609"/>
    <w:rsid w:val="008C2F05"/>
    <w:rsid w:val="008C3DD4"/>
    <w:rsid w:val="00921063"/>
    <w:rsid w:val="0092544E"/>
    <w:rsid w:val="009313E2"/>
    <w:rsid w:val="00935930"/>
    <w:rsid w:val="00951CAE"/>
    <w:rsid w:val="00954AA5"/>
    <w:rsid w:val="00954EF0"/>
    <w:rsid w:val="00957BB4"/>
    <w:rsid w:val="00964133"/>
    <w:rsid w:val="009721A3"/>
    <w:rsid w:val="0097593F"/>
    <w:rsid w:val="00991734"/>
    <w:rsid w:val="009A0759"/>
    <w:rsid w:val="009A3910"/>
    <w:rsid w:val="009A7B5F"/>
    <w:rsid w:val="009B7F83"/>
    <w:rsid w:val="009C2F64"/>
    <w:rsid w:val="009D2018"/>
    <w:rsid w:val="009E24AD"/>
    <w:rsid w:val="009E2E90"/>
    <w:rsid w:val="009E7166"/>
    <w:rsid w:val="009F09DD"/>
    <w:rsid w:val="009F4B11"/>
    <w:rsid w:val="00A01464"/>
    <w:rsid w:val="00A105D1"/>
    <w:rsid w:val="00A23CB9"/>
    <w:rsid w:val="00A653F3"/>
    <w:rsid w:val="00A670D6"/>
    <w:rsid w:val="00A72984"/>
    <w:rsid w:val="00A7427F"/>
    <w:rsid w:val="00A91C24"/>
    <w:rsid w:val="00A9766C"/>
    <w:rsid w:val="00AA0F15"/>
    <w:rsid w:val="00AA750F"/>
    <w:rsid w:val="00AB2A66"/>
    <w:rsid w:val="00AB7A2B"/>
    <w:rsid w:val="00AD5393"/>
    <w:rsid w:val="00AE46F7"/>
    <w:rsid w:val="00AE5E28"/>
    <w:rsid w:val="00AE679D"/>
    <w:rsid w:val="00AF3E70"/>
    <w:rsid w:val="00B01A97"/>
    <w:rsid w:val="00B066AF"/>
    <w:rsid w:val="00B113E6"/>
    <w:rsid w:val="00B1405F"/>
    <w:rsid w:val="00B23B91"/>
    <w:rsid w:val="00B33007"/>
    <w:rsid w:val="00B43270"/>
    <w:rsid w:val="00B43B0A"/>
    <w:rsid w:val="00B5385C"/>
    <w:rsid w:val="00B6155F"/>
    <w:rsid w:val="00B641A2"/>
    <w:rsid w:val="00B73B9F"/>
    <w:rsid w:val="00B74CE7"/>
    <w:rsid w:val="00B802A8"/>
    <w:rsid w:val="00B841EC"/>
    <w:rsid w:val="00BA76C7"/>
    <w:rsid w:val="00BA78BA"/>
    <w:rsid w:val="00BC101A"/>
    <w:rsid w:val="00BD0A81"/>
    <w:rsid w:val="00BE1454"/>
    <w:rsid w:val="00BE4142"/>
    <w:rsid w:val="00C1487D"/>
    <w:rsid w:val="00C303A7"/>
    <w:rsid w:val="00C40B22"/>
    <w:rsid w:val="00C40E85"/>
    <w:rsid w:val="00C52860"/>
    <w:rsid w:val="00C54BB7"/>
    <w:rsid w:val="00C65F71"/>
    <w:rsid w:val="00C66F1C"/>
    <w:rsid w:val="00C7743F"/>
    <w:rsid w:val="00C9790B"/>
    <w:rsid w:val="00CB5980"/>
    <w:rsid w:val="00CC1034"/>
    <w:rsid w:val="00CC51DC"/>
    <w:rsid w:val="00CE64F8"/>
    <w:rsid w:val="00CF2391"/>
    <w:rsid w:val="00D05DF4"/>
    <w:rsid w:val="00D16B13"/>
    <w:rsid w:val="00D23717"/>
    <w:rsid w:val="00D42DA1"/>
    <w:rsid w:val="00D5740D"/>
    <w:rsid w:val="00D67227"/>
    <w:rsid w:val="00D756F9"/>
    <w:rsid w:val="00D80882"/>
    <w:rsid w:val="00D83EFD"/>
    <w:rsid w:val="00DA0ACD"/>
    <w:rsid w:val="00DA33F4"/>
    <w:rsid w:val="00DA3F95"/>
    <w:rsid w:val="00DA6C4D"/>
    <w:rsid w:val="00DB248C"/>
    <w:rsid w:val="00DB7CB3"/>
    <w:rsid w:val="00DE47AD"/>
    <w:rsid w:val="00DF1515"/>
    <w:rsid w:val="00DF663A"/>
    <w:rsid w:val="00E0217B"/>
    <w:rsid w:val="00E0677C"/>
    <w:rsid w:val="00E25810"/>
    <w:rsid w:val="00E25CDE"/>
    <w:rsid w:val="00E30C03"/>
    <w:rsid w:val="00E347B9"/>
    <w:rsid w:val="00E45E96"/>
    <w:rsid w:val="00E5400C"/>
    <w:rsid w:val="00E550AA"/>
    <w:rsid w:val="00E66F96"/>
    <w:rsid w:val="00E8176E"/>
    <w:rsid w:val="00E819F5"/>
    <w:rsid w:val="00E9176E"/>
    <w:rsid w:val="00E93261"/>
    <w:rsid w:val="00E96DE1"/>
    <w:rsid w:val="00EA0AF2"/>
    <w:rsid w:val="00EC6A90"/>
    <w:rsid w:val="00ED0619"/>
    <w:rsid w:val="00ED3ECB"/>
    <w:rsid w:val="00EE4C27"/>
    <w:rsid w:val="00F204EB"/>
    <w:rsid w:val="00F27B62"/>
    <w:rsid w:val="00F37C3C"/>
    <w:rsid w:val="00F4017C"/>
    <w:rsid w:val="00F55516"/>
    <w:rsid w:val="00F60833"/>
    <w:rsid w:val="00F616D3"/>
    <w:rsid w:val="00F62742"/>
    <w:rsid w:val="00F63A79"/>
    <w:rsid w:val="00F7214C"/>
    <w:rsid w:val="00F85F28"/>
    <w:rsid w:val="00FA010E"/>
    <w:rsid w:val="00FA6040"/>
    <w:rsid w:val="00FA7244"/>
    <w:rsid w:val="00FA7C64"/>
    <w:rsid w:val="00FB1989"/>
    <w:rsid w:val="00FC2B50"/>
    <w:rsid w:val="00FD3FBF"/>
    <w:rsid w:val="00FD46A2"/>
    <w:rsid w:val="00FD701B"/>
    <w:rsid w:val="00FE59CA"/>
    <w:rsid w:val="00FF11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5B5B5"/>
  <w14:defaultImageDpi w14:val="300"/>
  <w15:docId w15:val="{B9BB753D-7F00-4A4C-B49C-CDCF23C3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5930"/>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935930"/>
    <w:rPr>
      <w:b/>
      <w:bCs/>
    </w:rPr>
  </w:style>
  <w:style w:type="table" w:styleId="TableGrid">
    <w:name w:val="Table Grid"/>
    <w:basedOn w:val="TableNormal"/>
    <w:uiPriority w:val="59"/>
    <w:rsid w:val="00FB19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1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142"/>
    <w:rPr>
      <w:rFonts w:ascii="Segoe UI" w:hAnsi="Segoe UI" w:cs="Segoe UI"/>
      <w:sz w:val="18"/>
      <w:szCs w:val="18"/>
    </w:rPr>
  </w:style>
  <w:style w:type="character" w:styleId="CommentReference">
    <w:name w:val="annotation reference"/>
    <w:basedOn w:val="DefaultParagraphFont"/>
    <w:uiPriority w:val="99"/>
    <w:semiHidden/>
    <w:unhideWhenUsed/>
    <w:rsid w:val="008500EC"/>
    <w:rPr>
      <w:sz w:val="16"/>
      <w:szCs w:val="16"/>
    </w:rPr>
  </w:style>
  <w:style w:type="paragraph" w:styleId="CommentText">
    <w:name w:val="annotation text"/>
    <w:basedOn w:val="Normal"/>
    <w:link w:val="CommentTextChar"/>
    <w:uiPriority w:val="99"/>
    <w:semiHidden/>
    <w:unhideWhenUsed/>
    <w:rsid w:val="008500EC"/>
    <w:rPr>
      <w:sz w:val="20"/>
      <w:szCs w:val="20"/>
    </w:rPr>
  </w:style>
  <w:style w:type="character" w:customStyle="1" w:styleId="CommentTextChar">
    <w:name w:val="Comment Text Char"/>
    <w:basedOn w:val="DefaultParagraphFont"/>
    <w:link w:val="CommentText"/>
    <w:uiPriority w:val="99"/>
    <w:semiHidden/>
    <w:rsid w:val="008500EC"/>
    <w:rPr>
      <w:sz w:val="20"/>
      <w:szCs w:val="20"/>
    </w:rPr>
  </w:style>
  <w:style w:type="paragraph" w:styleId="CommentSubject">
    <w:name w:val="annotation subject"/>
    <w:basedOn w:val="CommentText"/>
    <w:next w:val="CommentText"/>
    <w:link w:val="CommentSubjectChar"/>
    <w:uiPriority w:val="99"/>
    <w:semiHidden/>
    <w:unhideWhenUsed/>
    <w:rsid w:val="008500EC"/>
    <w:rPr>
      <w:b/>
      <w:bCs/>
    </w:rPr>
  </w:style>
  <w:style w:type="character" w:customStyle="1" w:styleId="CommentSubjectChar">
    <w:name w:val="Comment Subject Char"/>
    <w:basedOn w:val="CommentTextChar"/>
    <w:link w:val="CommentSubject"/>
    <w:uiPriority w:val="99"/>
    <w:semiHidden/>
    <w:rsid w:val="008500EC"/>
    <w:rPr>
      <w:b/>
      <w:bCs/>
      <w:sz w:val="20"/>
      <w:szCs w:val="20"/>
    </w:rPr>
  </w:style>
  <w:style w:type="paragraph" w:styleId="Revision">
    <w:name w:val="Revision"/>
    <w:hidden/>
    <w:uiPriority w:val="99"/>
    <w:semiHidden/>
    <w:rsid w:val="00E55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328968">
      <w:bodyDiv w:val="1"/>
      <w:marLeft w:val="0"/>
      <w:marRight w:val="0"/>
      <w:marTop w:val="0"/>
      <w:marBottom w:val="0"/>
      <w:divBdr>
        <w:top w:val="none" w:sz="0" w:space="0" w:color="auto"/>
        <w:left w:val="none" w:sz="0" w:space="0" w:color="auto"/>
        <w:bottom w:val="none" w:sz="0" w:space="0" w:color="auto"/>
        <w:right w:val="none" w:sz="0" w:space="0" w:color="auto"/>
      </w:divBdr>
    </w:div>
    <w:div w:id="476000622">
      <w:bodyDiv w:val="1"/>
      <w:marLeft w:val="0"/>
      <w:marRight w:val="0"/>
      <w:marTop w:val="0"/>
      <w:marBottom w:val="0"/>
      <w:divBdr>
        <w:top w:val="none" w:sz="0" w:space="0" w:color="auto"/>
        <w:left w:val="none" w:sz="0" w:space="0" w:color="auto"/>
        <w:bottom w:val="none" w:sz="0" w:space="0" w:color="auto"/>
        <w:right w:val="none" w:sz="0" w:space="0" w:color="auto"/>
      </w:divBdr>
      <w:divsChild>
        <w:div w:id="1900508898">
          <w:marLeft w:val="0"/>
          <w:marRight w:val="0"/>
          <w:marTop w:val="0"/>
          <w:marBottom w:val="0"/>
          <w:divBdr>
            <w:top w:val="none" w:sz="0" w:space="0" w:color="auto"/>
            <w:left w:val="none" w:sz="0" w:space="0" w:color="auto"/>
            <w:bottom w:val="none" w:sz="0" w:space="0" w:color="auto"/>
            <w:right w:val="none" w:sz="0" w:space="0" w:color="auto"/>
          </w:divBdr>
        </w:div>
        <w:div w:id="9068404">
          <w:marLeft w:val="0"/>
          <w:marRight w:val="0"/>
          <w:marTop w:val="0"/>
          <w:marBottom w:val="0"/>
          <w:divBdr>
            <w:top w:val="none" w:sz="0" w:space="0" w:color="auto"/>
            <w:left w:val="none" w:sz="0" w:space="0" w:color="auto"/>
            <w:bottom w:val="none" w:sz="0" w:space="0" w:color="auto"/>
            <w:right w:val="none" w:sz="0" w:space="0" w:color="auto"/>
          </w:divBdr>
        </w:div>
      </w:divsChild>
    </w:div>
    <w:div w:id="1474365850">
      <w:bodyDiv w:val="1"/>
      <w:marLeft w:val="0"/>
      <w:marRight w:val="0"/>
      <w:marTop w:val="0"/>
      <w:marBottom w:val="0"/>
      <w:divBdr>
        <w:top w:val="none" w:sz="0" w:space="0" w:color="auto"/>
        <w:left w:val="none" w:sz="0" w:space="0" w:color="auto"/>
        <w:bottom w:val="none" w:sz="0" w:space="0" w:color="auto"/>
        <w:right w:val="none" w:sz="0" w:space="0" w:color="auto"/>
      </w:divBdr>
      <w:divsChild>
        <w:div w:id="205486851">
          <w:marLeft w:val="0"/>
          <w:marRight w:val="0"/>
          <w:marTop w:val="0"/>
          <w:marBottom w:val="0"/>
          <w:divBdr>
            <w:top w:val="none" w:sz="0" w:space="0" w:color="auto"/>
            <w:left w:val="none" w:sz="0" w:space="0" w:color="auto"/>
            <w:bottom w:val="none" w:sz="0" w:space="0" w:color="auto"/>
            <w:right w:val="none" w:sz="0" w:space="0" w:color="auto"/>
          </w:divBdr>
        </w:div>
        <w:div w:id="38217208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A2F2A3CA55207B4FB14C69DA91770FF5" ma:contentTypeVersion="14" ma:contentTypeDescription="Create a new document." ma:contentTypeScope="" ma:versionID="00193b873156334297c62c92e11c9553">
  <xsd:schema xmlns:xsd="http://www.w3.org/2001/XMLSchema" xmlns:xs="http://www.w3.org/2001/XMLSchema" xmlns:p="http://schemas.microsoft.com/office/2006/metadata/properties" xmlns:ns2="ea3aabae-29d8-4691-ba51-287773fd95aa" xmlns:ns3="820c02fc-da75-4d44-b2f2-aca58fa1ff23" targetNamespace="http://schemas.microsoft.com/office/2006/metadata/properties" ma:root="true" ma:fieldsID="63e1d3bac7308ca39311c10de02c2427" ns2:_="" ns3:_="">
    <xsd:import namespace="ea3aabae-29d8-4691-ba51-287773fd95aa"/>
    <xsd:import namespace="820c02fc-da75-4d44-b2f2-aca58fa1ff23"/>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aabae-29d8-4691-ba51-287773fd95a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20c02fc-da75-4d44-b2f2-aca58fa1ff23"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MediaServiceAutoTags" ma:internalName="MediaServiceAutoTags" ma:readOnly="true">
      <xsd:simpleType>
        <xsd:restriction base="dms:Text"/>
      </xsd:simpleType>
    </xsd:element>
    <xsd:element name="MediaServiceLocation" ma:index="19" nillable="true" ma:displayName="MediaServiceLocation" ma:internalName="MediaServiceLocation" ma:readOnly="true">
      <xsd:simpleType>
        <xsd:restriction base="dms:Text"/>
      </xsd:simpleType>
    </xsd:element>
    <xsd:element name="MediaServiceOCR" ma:index="20" nillable="true" ma:displayName="MediaServiceOCR" ma:internalName="MediaServiceOCR" ma:readOnly="true">
      <xsd:simpleType>
        <xsd:restriction base="dms:Note">
          <xsd:maxLength value="255"/>
        </xsd:restriction>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ea3aabae-29d8-4691-ba51-287773fd95aa">FTAWZ45F53FV-4-37228</_dlc_DocId>
    <_dlc_DocIdUrl xmlns="ea3aabae-29d8-4691-ba51-287773fd95aa">
      <Url>https://koprince.sharepoint.com/sites/KLclients/_layouts/15/DocIdRedir.aspx?ID=FTAWZ45F53FV-4-37228</Url>
      <Description>FTAWZ45F53FV-4-37228</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8C180-76BD-4C5E-AD64-C18ABB83A828}">
  <ds:schemaRefs>
    <ds:schemaRef ds:uri="http://schemas.microsoft.com/sharepoint/v3/contenttype/forms"/>
  </ds:schemaRefs>
</ds:datastoreItem>
</file>

<file path=customXml/itemProps2.xml><?xml version="1.0" encoding="utf-8"?>
<ds:datastoreItem xmlns:ds="http://schemas.openxmlformats.org/officeDocument/2006/customXml" ds:itemID="{F7B748BE-9223-413D-BD82-D99091DD54D2}">
  <ds:schemaRefs>
    <ds:schemaRef ds:uri="http://schemas.microsoft.com/sharepoint/events"/>
  </ds:schemaRefs>
</ds:datastoreItem>
</file>

<file path=customXml/itemProps3.xml><?xml version="1.0" encoding="utf-8"?>
<ds:datastoreItem xmlns:ds="http://schemas.openxmlformats.org/officeDocument/2006/customXml" ds:itemID="{D01F90F2-F4CD-4DE8-9D83-95FEE26C1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3aabae-29d8-4691-ba51-287773fd95aa"/>
    <ds:schemaRef ds:uri="820c02fc-da75-4d44-b2f2-aca58fa1f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D6B1AE-A87C-4234-BBBE-7BE7B1AF6F8A}">
  <ds:schemaRefs>
    <ds:schemaRef ds:uri="http://schemas.microsoft.com/office/2006/metadata/properties"/>
    <ds:schemaRef ds:uri="http://schemas.microsoft.com/office/infopath/2007/PartnerControls"/>
    <ds:schemaRef ds:uri="ea3aabae-29d8-4691-ba51-287773fd95aa"/>
  </ds:schemaRefs>
</ds:datastoreItem>
</file>

<file path=customXml/itemProps5.xml><?xml version="1.0" encoding="utf-8"?>
<ds:datastoreItem xmlns:ds="http://schemas.openxmlformats.org/officeDocument/2006/customXml" ds:itemID="{87E2B851-F54A-AC48-96B0-3182DC195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Evankoff</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cp:lastPrinted>2019-07-19T03:54:00Z</cp:lastPrinted>
  <dcterms:created xsi:type="dcterms:W3CDTF">2020-03-16T18:27:00Z</dcterms:created>
  <dcterms:modified xsi:type="dcterms:W3CDTF">2020-03-16T18:27:00Z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0x010100A2F2A3CA55207B4FB14C69DA91770FF5</vt:lpwstr>
  </property>
  <property fmtid="{D5CDD505-2E9C-101B-9397-08002B2CF9AE}" pid="3" name="_dlc_DocIdItemGuid">
    <vt:lpwstr>4e35056f-5e2e-4887-98fe-826e8530a32c</vt:lpwstr>
  </property>
</Properties>
</file>